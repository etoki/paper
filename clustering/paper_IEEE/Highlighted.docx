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F97A1" w14:textId="77777777" w:rsidR="00D54DB4" w:rsidRPr="0062439C" w:rsidRDefault="00EA5D2D" w:rsidP="00E721A9">
      <w:pPr>
        <w:pStyle w:val="DOP"/>
        <w:tabs>
          <w:tab w:val="left" w:pos="180"/>
        </w:tabs>
      </w:pPr>
      <w:r w:rsidRPr="0062439C">
        <w:t>Date of publication xxxx 00, 0000, date of current version xxxx 00, 0000.</w:t>
      </w:r>
    </w:p>
    <w:p w14:paraId="7F95A7D6" w14:textId="7666495B" w:rsidR="00505C65" w:rsidRPr="0062439C" w:rsidRDefault="00505C65" w:rsidP="00505C65">
      <w:pPr>
        <w:pStyle w:val="DOI"/>
      </w:pPr>
      <w:r w:rsidRPr="0062439C">
        <w:t>Digital Object Identifier 10.1109/ACCESS.20</w:t>
      </w:r>
      <w:r>
        <w:t>2</w:t>
      </w:r>
      <w:r w:rsidR="00E05FFD">
        <w:t>4</w:t>
      </w:r>
      <w:r w:rsidRPr="0062439C">
        <w:t>.Doi Number</w:t>
      </w:r>
    </w:p>
    <w:p w14:paraId="774CFF19" w14:textId="01CB06C7" w:rsidR="00EA5D2D" w:rsidRPr="00084BD2" w:rsidRDefault="00463F6D" w:rsidP="00105925">
      <w:pPr>
        <w:pStyle w:val="PaperTitle"/>
      </w:pPr>
      <w:r w:rsidRPr="00463F6D">
        <w:t>Cultural Influences on Personality Types: A Cluster Analysis of HEXACO Traits in Japan</w:t>
      </w:r>
    </w:p>
    <w:p w14:paraId="5FE3534C" w14:textId="462933A9" w:rsidR="00EA5D2D" w:rsidRPr="00084BD2" w:rsidRDefault="00463F6D" w:rsidP="005C261D">
      <w:pPr>
        <w:pStyle w:val="AU"/>
        <w:spacing w:after="0"/>
      </w:pPr>
      <w:r>
        <w:rPr>
          <w:rFonts w:hint="eastAsia"/>
          <w:lang w:eastAsia="ja-JP"/>
        </w:rPr>
        <w:t>E</w:t>
      </w:r>
      <w:r w:rsidR="00084BD2" w:rsidRPr="00084BD2">
        <w:t xml:space="preserve">. </w:t>
      </w:r>
      <w:r>
        <w:rPr>
          <w:rFonts w:hint="eastAsia"/>
          <w:lang w:eastAsia="ja-JP"/>
        </w:rPr>
        <w:t>Tokiwa</w:t>
      </w:r>
      <w:r w:rsidR="005C261D" w:rsidRPr="005C261D">
        <w:rPr>
          <w:vertAlign w:val="superscript"/>
        </w:rPr>
        <w:t>1</w:t>
      </w:r>
    </w:p>
    <w:p w14:paraId="2EFF7622" w14:textId="0F8DAA70" w:rsidR="00084BD2" w:rsidRPr="005C261D" w:rsidRDefault="005C261D" w:rsidP="005C261D">
      <w:pPr>
        <w:pStyle w:val="PINoSpace"/>
        <w:ind w:firstLine="0"/>
        <w:rPr>
          <w:sz w:val="14"/>
          <w:szCs w:val="14"/>
        </w:rPr>
      </w:pPr>
      <w:r w:rsidRPr="005C261D">
        <w:rPr>
          <w:sz w:val="14"/>
          <w:szCs w:val="14"/>
          <w:vertAlign w:val="superscript"/>
        </w:rPr>
        <w:t>1</w:t>
      </w:r>
      <w:r w:rsidR="00463F6D" w:rsidRPr="00463F6D">
        <w:rPr>
          <w:sz w:val="14"/>
          <w:szCs w:val="14"/>
        </w:rPr>
        <w:t>SUNBLAZE Co., Ltd.</w:t>
      </w:r>
      <w:r w:rsidR="00084BD2" w:rsidRPr="005C261D">
        <w:rPr>
          <w:sz w:val="14"/>
          <w:szCs w:val="14"/>
        </w:rPr>
        <w:t xml:space="preserve">, </w:t>
      </w:r>
      <w:r w:rsidR="00463F6D" w:rsidRPr="00463F6D">
        <w:rPr>
          <w:sz w:val="14"/>
          <w:szCs w:val="14"/>
        </w:rPr>
        <w:t>Nishi-Shinjuku 3-3-13, Shinjuku-ku, Tokyo 160-0023, Japan</w:t>
      </w:r>
    </w:p>
    <w:p w14:paraId="00C6F9B4" w14:textId="4A3D439C" w:rsidR="005C261D" w:rsidRDefault="005C261D" w:rsidP="005C261D">
      <w:pPr>
        <w:pStyle w:val="PI"/>
        <w:spacing w:before="100" w:after="100"/>
        <w:ind w:right="1598" w:firstLine="0"/>
      </w:pPr>
      <w:r>
        <w:t xml:space="preserve">Corresponding author: </w:t>
      </w:r>
      <w:r w:rsidR="00F81127">
        <w:rPr>
          <w:rFonts w:hint="eastAsia"/>
          <w:lang w:eastAsia="ja-JP"/>
        </w:rPr>
        <w:t>E. Tokiwa</w:t>
      </w:r>
      <w:r>
        <w:t xml:space="preserve"> (e-mail:</w:t>
      </w:r>
      <w:r w:rsidR="00F81127">
        <w:rPr>
          <w:rFonts w:hint="eastAsia"/>
          <w:lang w:eastAsia="ja-JP"/>
        </w:rPr>
        <w:t xml:space="preserve"> e</w:t>
      </w:r>
      <w:r w:rsidR="00F81127">
        <w:rPr>
          <w:lang w:eastAsia="ja-JP"/>
        </w:rPr>
        <w:t>isuke</w:t>
      </w:r>
      <w:r w:rsidR="00F81127">
        <w:rPr>
          <w:rFonts w:hint="eastAsia"/>
          <w:lang w:eastAsia="ja-JP"/>
        </w:rPr>
        <w:t>.tokiwa@sunblaze.jp</w:t>
      </w:r>
      <w:r>
        <w:t>).</w:t>
      </w:r>
    </w:p>
    <w:p w14:paraId="6C6620AA" w14:textId="67C5748E" w:rsidR="005C261D" w:rsidRDefault="00F81127" w:rsidP="005C261D">
      <w:pPr>
        <w:pStyle w:val="a6"/>
        <w:spacing w:after="540"/>
        <w:ind w:firstLine="0"/>
      </w:pPr>
      <w:r w:rsidRPr="00F81127">
        <w:t>This research received no external funding.</w:t>
      </w:r>
    </w:p>
    <w:p w14:paraId="25001565" w14:textId="673EF5EB" w:rsidR="00EA5D2D" w:rsidRPr="00364197" w:rsidRDefault="00EA5D2D" w:rsidP="005C3955">
      <w:pPr>
        <w:pStyle w:val="Abstract"/>
      </w:pPr>
      <w:r w:rsidRPr="00887BB0">
        <w:rPr>
          <w:rStyle w:val="H5CharChar"/>
        </w:rPr>
        <w:t>ABSTRACT</w:t>
      </w:r>
      <w:r w:rsidRPr="0062439C">
        <w:t xml:space="preserve"> </w:t>
      </w:r>
      <w:r w:rsidR="00EE0CF8" w:rsidRPr="00EE0CF8">
        <w:t xml:space="preserve">This study investigates the structure of personality types among Japanese individuals using the HEXACO model, based on data from 13,668 participants. Although personality trait research has made significant progress, the existence and consistency of personality types remain under debate. To address this, we applied a combination of Ward’s hierarchical clustering and k-means analysis, supplemented by latent profile and spectral clustering to ensure robustness. The results revealed seven distinct personality types that capture both universal and culture-specific dimensions of personality. These types include Reserved, Emotionally Sensitive, Conscientious Introvert, </w:t>
      </w:r>
      <w:del w:id="0" w:author="Eisuke Tokiwa" w:date="2025-12-15T17:43:00Z" w16du:dateUtc="2025-12-15T08:43:00Z">
        <w:r w:rsidR="00EE0CF8" w:rsidRPr="00EE0CF8">
          <w:delText>Extraverted Agreeable,</w:delText>
        </w:r>
      </w:del>
      <w:ins w:id="1" w:author="Eisuke Tokiwa" w:date="2025-12-15T17:43:00Z" w16du:dateUtc="2025-12-15T08:43:00Z">
        <w:r w:rsidR="00FD6D71">
          <w:t>Exploratory Extravert</w:t>
        </w:r>
        <w:r w:rsidR="00EE0CF8" w:rsidRPr="00EE0CF8">
          <w:t xml:space="preserve">, </w:t>
        </w:r>
        <w:r w:rsidR="00202768" w:rsidRPr="00202768">
          <w:t>Self-Oriented</w:t>
        </w:r>
      </w:ins>
      <w:r w:rsidR="00202768" w:rsidRPr="00202768">
        <w:t xml:space="preserve"> Independent</w:t>
      </w:r>
      <w:r w:rsidR="00EE0CF8" w:rsidRPr="00EE0CF8">
        <w:t xml:space="preserve">, </w:t>
      </w:r>
      <w:del w:id="2" w:author="Eisuke Tokiwa" w:date="2025-12-15T17:43:00Z" w16du:dateUtc="2025-12-15T08:43:00Z">
        <w:r w:rsidR="00EE0CF8" w:rsidRPr="00EE0CF8">
          <w:delText>Extraverted Stable</w:delText>
        </w:r>
      </w:del>
      <w:ins w:id="3" w:author="Eisuke Tokiwa" w:date="2025-12-15T17:43:00Z" w16du:dateUtc="2025-12-15T08:43:00Z">
        <w:r w:rsidR="00FD6D71">
          <w:t>Emotionally Volatile Extravert</w:t>
        </w:r>
      </w:ins>
      <w:r w:rsidR="00EE0CF8" w:rsidRPr="00EE0CF8">
        <w:t xml:space="preserve">, and </w:t>
      </w:r>
      <w:del w:id="4" w:author="Eisuke Tokiwa" w:date="2025-12-15T17:43:00Z" w16du:dateUtc="2025-12-15T08:43:00Z">
        <w:r w:rsidR="00EE0CF8" w:rsidRPr="00EE0CF8">
          <w:delText>Introverted Leader</w:delText>
        </w:r>
      </w:del>
      <w:ins w:id="5" w:author="Eisuke Tokiwa" w:date="2025-12-15T17:43:00Z" w16du:dateUtc="2025-12-15T08:43:00Z">
        <w:r w:rsidR="0028525A">
          <w:t>Reliable Introvert</w:t>
        </w:r>
      </w:ins>
      <w:r w:rsidR="00EE0CF8" w:rsidRPr="00EE0CF8">
        <w:t>. The Honesty–Humility factor, central to the HEXACO framework, was particularly influential in explaining cultural aspects of Japanese personality, reflecting the balance between humility, emotional restraint, and social harmony emphasized in Japanese society. Moreover, the study demonstrated how methodological diversity and large-scale data enhance the reliability of typological research in non-Western contexts. The findings extend previous Western-centered studies by providing empirical evidence of distinct personality configurations shaped by Japanese cultural values. This study contributes to cross-cultural psychology by highlighting the universality and specificity of HEXACO-based personality structures and underscores the need for culturally grounded models in global personality science.</w:t>
      </w:r>
    </w:p>
    <w:p w14:paraId="0F417778" w14:textId="12B0F6F5" w:rsidR="00D828C6" w:rsidRPr="00364197" w:rsidRDefault="00D828C6" w:rsidP="003B3FFE">
      <w:pPr>
        <w:pStyle w:val="IT"/>
      </w:pPr>
      <w:r w:rsidRPr="007573E5">
        <w:rPr>
          <w:rStyle w:val="H5CharChar"/>
        </w:rPr>
        <w:t>INDEX TERMS</w:t>
      </w:r>
      <w:r w:rsidR="005C3955" w:rsidRPr="007573E5">
        <w:t xml:space="preserve"> </w:t>
      </w:r>
      <w:r w:rsidR="00F81127" w:rsidRPr="00F81127">
        <w:t xml:space="preserve">cluster analysis, cultural psychology, HEXACO model, </w:t>
      </w:r>
      <w:r w:rsidR="00244AA2" w:rsidRPr="00244AA2">
        <w:t>non-WEIRD</w:t>
      </w:r>
      <w:r w:rsidR="00F81127" w:rsidRPr="00F81127">
        <w:t>, personality types</w:t>
      </w:r>
    </w:p>
    <w:p w14:paraId="5D90FDC6" w14:textId="77777777" w:rsidR="00D828C6" w:rsidRPr="00887BB0" w:rsidRDefault="00D828C6" w:rsidP="003B3FFE">
      <w:pPr>
        <w:pStyle w:val="IT"/>
        <w:sectPr w:rsidR="00D828C6" w:rsidRPr="00887BB0" w:rsidSect="00CB2DB1">
          <w:headerReference w:type="default" r:id="rId8"/>
          <w:footerReference w:type="default" r:id="rId9"/>
          <w:pgSz w:w="11520" w:h="15660" w:code="1"/>
          <w:pgMar w:top="1280" w:right="740" w:bottom="1040" w:left="740" w:header="360" w:footer="640" w:gutter="0"/>
          <w:cols w:space="720"/>
          <w:docGrid w:linePitch="360"/>
        </w:sectPr>
      </w:pPr>
    </w:p>
    <w:p w14:paraId="5F3285B2" w14:textId="474E30D1" w:rsidR="003464E6" w:rsidRPr="003464E6" w:rsidRDefault="00D828C6" w:rsidP="003464E6">
      <w:pPr>
        <w:pStyle w:val="H1ListNoSpace"/>
      </w:pPr>
      <w:r w:rsidRPr="00F448F1">
        <w:t>INTRODUCTION</w:t>
      </w:r>
    </w:p>
    <w:p w14:paraId="4C59DFEA" w14:textId="250C1CE4" w:rsidR="003464E6" w:rsidRPr="003464E6" w:rsidRDefault="003464E6" w:rsidP="003464E6">
      <w:pPr>
        <w:pStyle w:val="PARA"/>
        <w:ind w:firstLine="360"/>
        <w:rPr>
          <w:del w:id="6" w:author="Eisuke Tokiwa" w:date="2025-12-15T17:43:00Z" w16du:dateUtc="2025-12-15T08:43:00Z"/>
          <w:spacing w:val="2"/>
          <w:lang w:eastAsia="ja-JP"/>
        </w:rPr>
      </w:pPr>
      <w:del w:id="7" w:author="Eisuke Tokiwa" w:date="2025-12-15T17:43:00Z" w16du:dateUtc="2025-12-15T08:43:00Z">
        <w:r w:rsidRPr="003464E6">
          <w:rPr>
            <w:spacing w:val="2"/>
            <w:lang w:eastAsia="ja-JP"/>
          </w:rPr>
          <w:delText>Personality research seeks to explain the consistent patterns of thoughts, emotions, and behaviors that distinguish individuals. Over the past few decades, advances in psychometrics and data science have expanded the field beyond trait-level analysis to include cross-cultural and typological approaches. However, most studies have been conducted in Western populations, leaving a gap in understanding personality structures in East Asian contexts. Japan, in particular, presents a unique cultural environment emphasizing humility, harmony, and emotional sensitivity, which may shape personality configurations in distinctive ways.</w:delText>
        </w:r>
      </w:del>
    </w:p>
    <w:p w14:paraId="394596BC" w14:textId="08504D59" w:rsidR="003732E7" w:rsidRPr="003732E7" w:rsidRDefault="003464E6" w:rsidP="003732E7">
      <w:pPr>
        <w:pStyle w:val="PARA"/>
        <w:ind w:firstLine="360"/>
        <w:rPr>
          <w:ins w:id="8" w:author="Eisuke Tokiwa" w:date="2025-12-15T17:43:00Z" w16du:dateUtc="2025-12-15T08:43:00Z"/>
          <w:spacing w:val="2"/>
          <w:lang w:eastAsia="ja-JP"/>
        </w:rPr>
      </w:pPr>
      <w:del w:id="9" w:author="Eisuke Tokiwa" w:date="2025-12-15T17:43:00Z" w16du:dateUtc="2025-12-15T08:43:00Z">
        <w:r w:rsidRPr="003464E6">
          <w:rPr>
            <w:spacing w:val="2"/>
            <w:lang w:eastAsia="ja-JP"/>
          </w:rPr>
          <w:delText xml:space="preserve">This study applies the HEXACO model—a six-dimensional framework including Honesty–Humility—to explore personality types within a large Japanese sample. By combining multiple clustering techniques and validity indices, this research aims to identify robust personality types and examine how cultural factors influence their </w:delText>
        </w:r>
        <w:r w:rsidRPr="003464E6">
          <w:rPr>
            <w:spacing w:val="2"/>
            <w:lang w:eastAsia="ja-JP"/>
          </w:rPr>
          <w:delText>formation. The findings are expected to contribute to both theoretical refinement of the HEXACO model and practical applications in cultural and organizational psychology. The following sections present a detailed review of the theoretical background, describe the analytical procedure, and discuss the implications of the identified personality types for understanding cultural variations in personality structure.</w:delText>
        </w:r>
      </w:del>
      <w:ins w:id="10" w:author="Eisuke Tokiwa" w:date="2025-12-15T17:43:00Z" w16du:dateUtc="2025-12-15T08:43:00Z">
        <w:r w:rsidR="003732E7" w:rsidRPr="003732E7">
          <w:rPr>
            <w:spacing w:val="2"/>
            <w:lang w:eastAsia="ja-JP"/>
          </w:rPr>
          <w:t xml:space="preserve">Personality traits play a central role in understanding how individuals perceive, interpret, and adapt to their environments. Over the past decades, a range of theoretical models has been proposed to explain the multidimensional structure of personality. Among these, Cloninger’s psychobiological model has been particularly influential for its integration of biological, developmental, and psychological perspectives. The model distinguishes between temperament—biologically rooted tendencies such as novelty seeking, harm avoidance, reward dependence, and persistence—and character, which reflects self-directedness, cooperativeness, and self-transcendence </w:t>
        </w:r>
        <w:r w:rsidR="003732E7" w:rsidRPr="003732E7">
          <w:rPr>
            <w:spacing w:val="2"/>
            <w:lang w:eastAsia="ja-JP"/>
          </w:rPr>
          <w:lastRenderedPageBreak/>
          <w:t>shaped by learning and socialization processes [1]. This framework emphasizes the dynamic interplay between innate predispositions and life experiences, offering a comprehensive account of personality development and variability across the lifespan.</w:t>
        </w:r>
      </w:ins>
    </w:p>
    <w:p w14:paraId="4F275C71" w14:textId="5D224F7D" w:rsidR="003732E7" w:rsidRPr="003732E7" w:rsidRDefault="003732E7" w:rsidP="003732E7">
      <w:pPr>
        <w:pStyle w:val="PARA"/>
        <w:ind w:firstLine="360"/>
        <w:rPr>
          <w:ins w:id="11" w:author="Eisuke Tokiwa" w:date="2025-12-15T17:43:00Z" w16du:dateUtc="2025-12-15T08:43:00Z"/>
          <w:spacing w:val="2"/>
          <w:lang w:eastAsia="ja-JP"/>
        </w:rPr>
      </w:pPr>
      <w:ins w:id="12" w:author="Eisuke Tokiwa" w:date="2025-12-15T17:43:00Z" w16du:dateUtc="2025-12-15T08:43:00Z">
        <w:r w:rsidRPr="003732E7">
          <w:rPr>
            <w:spacing w:val="2"/>
            <w:lang w:eastAsia="ja-JP"/>
          </w:rPr>
          <w:t>Importantly, psychobiological traits have been shown to exhibit systematic associations with psychopathology. A recent meta-analysis of 149 studies demonstrated robust and transdiagnostic links between temperament and character dimensions and a wide range of mental disorders [2]. High harm avoidance and low self-directedness emerged as broad vulnerability markers across more than 20 diagnostic categories, while novelty seeking, reward dependence, and self-transcendence also displayed consistent associations with mood, substance use, and psychotic-spectrum conditions. These findings position personality structure not merely as a descriptive taxonomy of individual differences but as a framework deeply intertwined with psychological adjustment and clinical risk. This broader theoretical landscape reinforces the importance of examining culturally shaped personality configurations, as cultural norms may moderate both trait expression and their associations with mental health.</w:t>
        </w:r>
      </w:ins>
    </w:p>
    <w:p w14:paraId="3955E292" w14:textId="4DFF7B19" w:rsidR="003732E7" w:rsidRPr="003732E7" w:rsidRDefault="003732E7" w:rsidP="003732E7">
      <w:pPr>
        <w:pStyle w:val="PARA"/>
        <w:ind w:firstLine="360"/>
        <w:rPr>
          <w:ins w:id="13" w:author="Eisuke Tokiwa" w:date="2025-12-15T17:43:00Z" w16du:dateUtc="2025-12-15T08:43:00Z"/>
          <w:spacing w:val="2"/>
          <w:lang w:eastAsia="ja-JP"/>
        </w:rPr>
      </w:pPr>
      <w:ins w:id="14" w:author="Eisuke Tokiwa" w:date="2025-12-15T17:43:00Z" w16du:dateUtc="2025-12-15T08:43:00Z">
        <w:r w:rsidRPr="003732E7">
          <w:rPr>
            <w:spacing w:val="2"/>
            <w:lang w:eastAsia="ja-JP"/>
          </w:rPr>
          <w:t>Beyond biologically informed models, trait-based frameworks such as the HEXACO model have gained widespread attention for their cross-cultural applicability and conceptual expansion of the Big Five. The HEXACO model introduces Honesty–Humility as a sixth core dimension, capturing fairness, sincerity, and prosocial tendencies—domains with well-established evolutionary and cultural significance. Previous studies across North American and European populations show that the six-factor structure replicates reliably across diverse languages and contexts, and offers strong predictive validity for prosocial behavior, workplace functioning, moral decision-making, and interpersonal outcomes. Moreover, recent work highlights meaningful cross-cultural differences in mean levels of Honesty–Humility and Emotionality, reflecting cultural norms concerning modesty, social harmony, emotion regulation, and interpersonal sensitivity [3], [4]. These findings illustrate that personality expression cannot be fully understood without considering cultural factors that shape both trait manifestation and social expectations.</w:t>
        </w:r>
      </w:ins>
    </w:p>
    <w:p w14:paraId="270160D0" w14:textId="30D3F234" w:rsidR="003732E7" w:rsidRPr="003732E7" w:rsidRDefault="003732E7" w:rsidP="003732E7">
      <w:pPr>
        <w:pStyle w:val="PARA"/>
        <w:ind w:firstLine="360"/>
        <w:rPr>
          <w:ins w:id="15" w:author="Eisuke Tokiwa" w:date="2025-12-15T17:43:00Z" w16du:dateUtc="2025-12-15T08:43:00Z"/>
          <w:spacing w:val="2"/>
          <w:lang w:eastAsia="ja-JP"/>
        </w:rPr>
      </w:pPr>
      <w:ins w:id="16" w:author="Eisuke Tokiwa" w:date="2025-12-15T17:43:00Z" w16du:dateUtc="2025-12-15T08:43:00Z">
        <w:r w:rsidRPr="003732E7">
          <w:rPr>
            <w:spacing w:val="2"/>
            <w:lang w:eastAsia="ja-JP"/>
          </w:rPr>
          <w:t xml:space="preserve">Despite intensive research at the dimensional level, fewer studies have examined personality prototypes—naturally occurring configurations of multiple traits that may better reflect how individuals function in daily life. Prototype-based approaches complement dimensional perspectives by capturing the interactional patterns among traits, offering intuitive frameworks applicable to clinical assessment, organizational contexts, and behavioral prediction. Prior research, largely grounded in Western populations, has consistently identified prototypes such as the “Resilient,” “Undercontrolled,” and “Overcontrolled” </w:t>
        </w:r>
        <w:r w:rsidRPr="003732E7">
          <w:rPr>
            <w:spacing w:val="2"/>
            <w:lang w:eastAsia="ja-JP"/>
          </w:rPr>
          <w:t>types, though additional clusters appear depending on sample characteristics and analytic techniques. Notably, prototype structures often vary across cultural settings, suggesting that trait configurations emerge from an interplay of universal psychological processes and sociocultural norms.</w:t>
        </w:r>
      </w:ins>
    </w:p>
    <w:p w14:paraId="41A22D94" w14:textId="443E9B2D" w:rsidR="003732E7" w:rsidRPr="003732E7" w:rsidRDefault="003732E7" w:rsidP="003732E7">
      <w:pPr>
        <w:pStyle w:val="PARA"/>
        <w:ind w:firstLine="360"/>
        <w:rPr>
          <w:ins w:id="17" w:author="Eisuke Tokiwa" w:date="2025-12-15T17:43:00Z" w16du:dateUtc="2025-12-15T08:43:00Z"/>
          <w:spacing w:val="2"/>
          <w:lang w:eastAsia="ja-JP"/>
        </w:rPr>
      </w:pPr>
      <w:ins w:id="18" w:author="Eisuke Tokiwa" w:date="2025-12-15T17:43:00Z" w16du:dateUtc="2025-12-15T08:43:00Z">
        <w:r w:rsidRPr="003732E7">
          <w:rPr>
            <w:spacing w:val="2"/>
            <w:lang w:eastAsia="ja-JP"/>
          </w:rPr>
          <w:t>In East Asian societies, cultural constructs such as collectivism, interpersonal harmony, modesty, and emotional restraint may systematically influence the co-occurrence of HEXACO traits. For example, Japanese samples frequently show lower Extraversion and higher Emotionality compared to Western populations, while longstanding cultural norms surrounding modesty and self-effacement may shape the expression of Honesty–Humility. These tendencies raise the possibility that personality prototypes derived from Western samples may not generalize to East Asian populations. Yet, to date, no large-scale prototype analysis of HEXACO traits has been conducted in Japan, leaving a significant gap in the literature on culturally grounded personality structure.</w:t>
        </w:r>
      </w:ins>
    </w:p>
    <w:p w14:paraId="05BB7032" w14:textId="77777777" w:rsidR="003732E7" w:rsidRPr="003732E7" w:rsidRDefault="003732E7" w:rsidP="003732E7">
      <w:pPr>
        <w:pStyle w:val="PARA"/>
        <w:ind w:firstLine="360"/>
        <w:rPr>
          <w:ins w:id="19" w:author="Eisuke Tokiwa" w:date="2025-12-15T17:43:00Z" w16du:dateUtc="2025-12-15T08:43:00Z"/>
          <w:spacing w:val="2"/>
          <w:lang w:eastAsia="ja-JP"/>
        </w:rPr>
      </w:pPr>
      <w:ins w:id="20" w:author="Eisuke Tokiwa" w:date="2025-12-15T17:43:00Z" w16du:dateUtc="2025-12-15T08:43:00Z">
        <w:r w:rsidRPr="003732E7">
          <w:rPr>
            <w:spacing w:val="2"/>
            <w:lang w:eastAsia="ja-JP"/>
          </w:rPr>
          <w:t>The present study addresses this gap by applying multiple clustering techniques to a large Japanese adult sample (N = 13,668) to identify robust, data-driven personality prototypes based on the HEXACO framework. This investigation contributes to the literature in several key ways.</w:t>
        </w:r>
      </w:ins>
    </w:p>
    <w:p w14:paraId="02CBD116" w14:textId="77777777" w:rsidR="003732E7" w:rsidRPr="003732E7" w:rsidRDefault="003732E7" w:rsidP="003732E7">
      <w:pPr>
        <w:pStyle w:val="PARA"/>
        <w:ind w:firstLine="360"/>
        <w:rPr>
          <w:ins w:id="21" w:author="Eisuke Tokiwa" w:date="2025-12-15T17:43:00Z" w16du:dateUtc="2025-12-15T08:43:00Z"/>
          <w:spacing w:val="2"/>
          <w:lang w:eastAsia="ja-JP"/>
        </w:rPr>
      </w:pPr>
      <w:ins w:id="22" w:author="Eisuke Tokiwa" w:date="2025-12-15T17:43:00Z" w16du:dateUtc="2025-12-15T08:43:00Z">
        <w:r w:rsidRPr="003732E7">
          <w:rPr>
            <w:spacing w:val="2"/>
            <w:lang w:eastAsia="ja-JP"/>
          </w:rPr>
          <w:t>First, it represents the largest personality prototype analysis conducted in a non-WEIRD East Asian population using HEXACO traits.</w:t>
        </w:r>
      </w:ins>
    </w:p>
    <w:p w14:paraId="6020DED4" w14:textId="77777777" w:rsidR="003732E7" w:rsidRPr="003732E7" w:rsidRDefault="003732E7" w:rsidP="003732E7">
      <w:pPr>
        <w:pStyle w:val="PARA"/>
        <w:ind w:firstLine="360"/>
        <w:rPr>
          <w:ins w:id="23" w:author="Eisuke Tokiwa" w:date="2025-12-15T17:43:00Z" w16du:dateUtc="2025-12-15T08:43:00Z"/>
          <w:spacing w:val="2"/>
          <w:lang w:eastAsia="ja-JP"/>
        </w:rPr>
      </w:pPr>
      <w:ins w:id="24" w:author="Eisuke Tokiwa" w:date="2025-12-15T17:43:00Z" w16du:dateUtc="2025-12-15T08:43:00Z">
        <w:r w:rsidRPr="003732E7">
          <w:rPr>
            <w:spacing w:val="2"/>
            <w:lang w:eastAsia="ja-JP"/>
          </w:rPr>
          <w:t>Second, it employs a multi-method clustering framework—including Ward’s method combined with k-means, latent profile analysis, and spectral clustering—to enhance replicability and methodological rigor.</w:t>
        </w:r>
      </w:ins>
    </w:p>
    <w:p w14:paraId="7DBB9DFE" w14:textId="590C3448" w:rsidR="003732E7" w:rsidRPr="003732E7" w:rsidRDefault="003732E7" w:rsidP="003732E7">
      <w:pPr>
        <w:pStyle w:val="PARA"/>
        <w:ind w:firstLine="360"/>
        <w:rPr>
          <w:ins w:id="25" w:author="Eisuke Tokiwa" w:date="2025-12-15T17:43:00Z" w16du:dateUtc="2025-12-15T08:43:00Z"/>
          <w:spacing w:val="2"/>
          <w:lang w:eastAsia="ja-JP"/>
        </w:rPr>
      </w:pPr>
      <w:ins w:id="26" w:author="Eisuke Tokiwa" w:date="2025-12-15T17:43:00Z" w16du:dateUtc="2025-12-15T08:43:00Z">
        <w:r w:rsidRPr="003732E7">
          <w:rPr>
            <w:spacing w:val="2"/>
            <w:lang w:eastAsia="ja-JP"/>
          </w:rPr>
          <w:t>Third, it offers a culturally informed interpretation of the resulting prototypes, extending Western-centric findings and illuminating how cultural norms may shape patterns of trait covariation.</w:t>
        </w:r>
      </w:ins>
    </w:p>
    <w:p w14:paraId="11DA2825" w14:textId="6D718404" w:rsidR="0005333F" w:rsidRPr="003464E6" w:rsidRDefault="003732E7" w:rsidP="003732E7">
      <w:pPr>
        <w:pStyle w:val="PARA"/>
        <w:ind w:firstLine="360"/>
        <w:rPr>
          <w:ins w:id="27" w:author="Eisuke Tokiwa" w:date="2025-12-15T17:43:00Z" w16du:dateUtc="2025-12-15T08:43:00Z"/>
          <w:rFonts w:cs="Times New Roman"/>
          <w:b/>
          <w:bCs/>
          <w:lang w:eastAsia="ja-JP"/>
        </w:rPr>
      </w:pPr>
      <w:ins w:id="28" w:author="Eisuke Tokiwa" w:date="2025-12-15T17:43:00Z" w16du:dateUtc="2025-12-15T08:43:00Z">
        <w:r w:rsidRPr="003732E7">
          <w:rPr>
            <w:spacing w:val="2"/>
            <w:lang w:eastAsia="ja-JP"/>
          </w:rPr>
          <w:t>By integrating perspectives from psychobiology, clinical personality research, and cultural psychology, this study advances our understanding of how personality structure emerges within a distinctive sociocultural context. The findings also provide a foundation for future cross-cultural comparisons, applied psychological assessments, and investigations into culturally moderated personality–behavior associations.</w:t>
        </w:r>
      </w:ins>
    </w:p>
    <w:p w14:paraId="61949DFA" w14:textId="4B90704C" w:rsidR="003464E6" w:rsidRPr="003464E6" w:rsidRDefault="003464E6" w:rsidP="003464E6">
      <w:pPr>
        <w:pStyle w:val="PARA"/>
        <w:spacing w:line="240" w:lineRule="auto"/>
        <w:ind w:firstLine="360"/>
        <w:rPr>
          <w:rFonts w:cs="Times New Roman"/>
          <w:b/>
          <w:bCs/>
          <w:lang w:eastAsia="ja-JP"/>
        </w:rPr>
      </w:pPr>
    </w:p>
    <w:p w14:paraId="317383D5" w14:textId="17F1CF9E" w:rsidR="003464E6" w:rsidRPr="003464E6" w:rsidRDefault="003464E6" w:rsidP="003464E6">
      <w:pPr>
        <w:pStyle w:val="H1ListNoSpace"/>
      </w:pPr>
      <w:r>
        <w:rPr>
          <w:rFonts w:hint="eastAsia"/>
          <w:lang w:eastAsia="ja-JP"/>
        </w:rPr>
        <w:t>B</w:t>
      </w:r>
      <w:r w:rsidR="00DA593B">
        <w:rPr>
          <w:rFonts w:hint="eastAsia"/>
          <w:lang w:eastAsia="ja-JP"/>
        </w:rPr>
        <w:t>AC</w:t>
      </w:r>
      <w:r w:rsidR="009A2917">
        <w:rPr>
          <w:rFonts w:hint="eastAsia"/>
          <w:lang w:eastAsia="ja-JP"/>
        </w:rPr>
        <w:t>K</w:t>
      </w:r>
      <w:r w:rsidR="00DA593B">
        <w:rPr>
          <w:rFonts w:hint="eastAsia"/>
          <w:lang w:eastAsia="ja-JP"/>
        </w:rPr>
        <w:t>GROUND AND HISTORY</w:t>
      </w:r>
      <w:bookmarkStart w:id="29" w:name="_Hlk211600486"/>
    </w:p>
    <w:p w14:paraId="4030D20B" w14:textId="657EF6C3" w:rsidR="00F81127" w:rsidRPr="00F81127" w:rsidRDefault="00F81127" w:rsidP="00600238">
      <w:pPr>
        <w:pStyle w:val="PARA"/>
        <w:spacing w:line="240" w:lineRule="auto"/>
        <w:ind w:firstLine="360"/>
        <w:rPr>
          <w:spacing w:val="2"/>
        </w:rPr>
      </w:pPr>
      <w:r w:rsidRPr="00F81127">
        <w:rPr>
          <w:spacing w:val="2"/>
        </w:rPr>
        <w:t xml:space="preserve">Personality research is one of the longest-standing fields in psychology, with efforts to understand individual differences in behavior and personality dating back to ancient Greece </w:t>
      </w:r>
      <w:r w:rsidR="00262757">
        <w:rPr>
          <w:rFonts w:hint="eastAsia"/>
          <w:spacing w:val="2"/>
          <w:lang w:eastAsia="ja-JP"/>
        </w:rPr>
        <w:t>[</w:t>
      </w:r>
      <w:del w:id="30" w:author="Eisuke Tokiwa" w:date="2025-12-15T17:43:00Z" w16du:dateUtc="2025-12-15T08:43:00Z">
        <w:r w:rsidR="00262757">
          <w:rPr>
            <w:rFonts w:hint="eastAsia"/>
            <w:spacing w:val="2"/>
            <w:lang w:eastAsia="ja-JP"/>
          </w:rPr>
          <w:delText>1</w:delText>
        </w:r>
      </w:del>
      <w:ins w:id="31" w:author="Eisuke Tokiwa" w:date="2025-12-15T17:43:00Z" w16du:dateUtc="2025-12-15T08:43:00Z">
        <w:r w:rsidR="007E7A10">
          <w:rPr>
            <w:rFonts w:hint="eastAsia"/>
            <w:spacing w:val="2"/>
            <w:lang w:eastAsia="ja-JP"/>
          </w:rPr>
          <w:t>5</w:t>
        </w:r>
      </w:ins>
      <w:r w:rsidR="00262757">
        <w:rPr>
          <w:rFonts w:hint="eastAsia"/>
          <w:spacing w:val="2"/>
          <w:lang w:eastAsia="ja-JP"/>
        </w:rPr>
        <w:t>]</w:t>
      </w:r>
      <w:r w:rsidRPr="00F81127">
        <w:rPr>
          <w:spacing w:val="2"/>
        </w:rPr>
        <w:t xml:space="preserve">. Modern personality </w:t>
      </w:r>
      <w:bookmarkEnd w:id="29"/>
      <w:r w:rsidRPr="00F81127">
        <w:rPr>
          <w:spacing w:val="2"/>
        </w:rPr>
        <w:t xml:space="preserve">research has largely focused on the Five-Factor Model (FFM), established between the 1980s and 1990s </w:t>
      </w:r>
      <w:r w:rsidR="00262757">
        <w:rPr>
          <w:rFonts w:hint="eastAsia"/>
          <w:spacing w:val="2"/>
          <w:lang w:eastAsia="ja-JP"/>
        </w:rPr>
        <w:t>[</w:t>
      </w:r>
      <w:del w:id="32" w:author="Eisuke Tokiwa" w:date="2025-12-15T17:43:00Z" w16du:dateUtc="2025-12-15T08:43:00Z">
        <w:r w:rsidR="00262757">
          <w:rPr>
            <w:rFonts w:hint="eastAsia"/>
            <w:spacing w:val="2"/>
            <w:lang w:eastAsia="ja-JP"/>
          </w:rPr>
          <w:delText>2]</w:delText>
        </w:r>
        <w:r w:rsidR="00C463DF">
          <w:rPr>
            <w:rFonts w:hint="eastAsia"/>
            <w:spacing w:val="2"/>
            <w:lang w:eastAsia="ja-JP"/>
          </w:rPr>
          <w:delText>,</w:delText>
        </w:r>
        <w:r w:rsidR="00262757">
          <w:rPr>
            <w:rFonts w:hint="eastAsia"/>
            <w:spacing w:val="2"/>
            <w:lang w:eastAsia="ja-JP"/>
          </w:rPr>
          <w:delText>[3</w:delText>
        </w:r>
      </w:del>
      <w:ins w:id="33" w:author="Eisuke Tokiwa" w:date="2025-12-15T17:43:00Z" w16du:dateUtc="2025-12-15T08:43:00Z">
        <w:r w:rsidR="007E7A10">
          <w:rPr>
            <w:rFonts w:hint="eastAsia"/>
            <w:spacing w:val="2"/>
            <w:lang w:eastAsia="ja-JP"/>
          </w:rPr>
          <w:t>6</w:t>
        </w:r>
        <w:r w:rsidR="00262757">
          <w:rPr>
            <w:rFonts w:hint="eastAsia"/>
            <w:spacing w:val="2"/>
            <w:lang w:eastAsia="ja-JP"/>
          </w:rPr>
          <w:t>]</w:t>
        </w:r>
        <w:r w:rsidR="00C463DF">
          <w:rPr>
            <w:rFonts w:hint="eastAsia"/>
            <w:spacing w:val="2"/>
            <w:lang w:eastAsia="ja-JP"/>
          </w:rPr>
          <w:t>,</w:t>
        </w:r>
        <w:r w:rsidR="00262757">
          <w:rPr>
            <w:rFonts w:hint="eastAsia"/>
            <w:spacing w:val="2"/>
            <w:lang w:eastAsia="ja-JP"/>
          </w:rPr>
          <w:t>[</w:t>
        </w:r>
        <w:r w:rsidR="007E7A10">
          <w:rPr>
            <w:rFonts w:hint="eastAsia"/>
            <w:spacing w:val="2"/>
            <w:lang w:eastAsia="ja-JP"/>
          </w:rPr>
          <w:t>7</w:t>
        </w:r>
      </w:ins>
      <w:r w:rsidR="00262757">
        <w:rPr>
          <w:rFonts w:hint="eastAsia"/>
          <w:spacing w:val="2"/>
          <w:lang w:eastAsia="ja-JP"/>
        </w:rPr>
        <w:t>]</w:t>
      </w:r>
      <w:r w:rsidRPr="00F81127">
        <w:rPr>
          <w:spacing w:val="2"/>
        </w:rPr>
        <w:t xml:space="preserve">. This model seeks to describe individual personality using five major dimensions: Extraversion, Agreeableness, </w:t>
      </w:r>
      <w:r w:rsidRPr="00F81127">
        <w:rPr>
          <w:spacing w:val="2"/>
        </w:rPr>
        <w:lastRenderedPageBreak/>
        <w:t>Conscientiousness, Neuroticism, and Openness to Experience.</w:t>
      </w:r>
    </w:p>
    <w:p w14:paraId="2BF6C857" w14:textId="7C169604" w:rsidR="00F81127" w:rsidRPr="00F81127" w:rsidRDefault="00F81127" w:rsidP="00600238">
      <w:pPr>
        <w:pStyle w:val="PARA"/>
        <w:spacing w:line="240" w:lineRule="auto"/>
        <w:ind w:firstLine="360"/>
        <w:rPr>
          <w:spacing w:val="2"/>
        </w:rPr>
      </w:pPr>
      <w:r w:rsidRPr="00F81127">
        <w:rPr>
          <w:spacing w:val="2"/>
        </w:rPr>
        <w:t xml:space="preserve">Since the establishment of the FFM, personality research has expanded to integrate insights from genetics, neuroscience, and evolutionary psychology, aiming to uncover the biological basis of personality traits. Twin studies have indicated that the heritability of personality traits ranges from 40% to 60% </w:t>
      </w:r>
      <w:r w:rsidR="00262757">
        <w:rPr>
          <w:rFonts w:hint="eastAsia"/>
          <w:spacing w:val="2"/>
          <w:lang w:eastAsia="ja-JP"/>
        </w:rPr>
        <w:t>[</w:t>
      </w:r>
      <w:del w:id="34" w:author="Eisuke Tokiwa" w:date="2025-12-15T17:43:00Z" w16du:dateUtc="2025-12-15T08:43:00Z">
        <w:r w:rsidR="00262757">
          <w:rPr>
            <w:rFonts w:hint="eastAsia"/>
            <w:spacing w:val="2"/>
            <w:lang w:eastAsia="ja-JP"/>
          </w:rPr>
          <w:delText>4</w:delText>
        </w:r>
      </w:del>
      <w:ins w:id="35" w:author="Eisuke Tokiwa" w:date="2025-12-15T17:43:00Z" w16du:dateUtc="2025-12-15T08:43:00Z">
        <w:r w:rsidR="00A4560D">
          <w:rPr>
            <w:rFonts w:hint="eastAsia"/>
            <w:spacing w:val="2"/>
            <w:lang w:eastAsia="ja-JP"/>
          </w:rPr>
          <w:t>8</w:t>
        </w:r>
      </w:ins>
      <w:r w:rsidR="00262757">
        <w:rPr>
          <w:rFonts w:hint="eastAsia"/>
          <w:spacing w:val="2"/>
          <w:lang w:eastAsia="ja-JP"/>
        </w:rPr>
        <w:t>]</w:t>
      </w:r>
      <w:r w:rsidRPr="00F81127">
        <w:rPr>
          <w:spacing w:val="2"/>
        </w:rPr>
        <w:t>, while neuroimaging studies have linked personality traits to specific brain regions and neural circuits</w:t>
      </w:r>
      <w:r w:rsidR="00262757">
        <w:rPr>
          <w:rFonts w:hint="eastAsia"/>
          <w:spacing w:val="2"/>
          <w:lang w:eastAsia="ja-JP"/>
        </w:rPr>
        <w:t xml:space="preserve"> [</w:t>
      </w:r>
      <w:del w:id="36" w:author="Eisuke Tokiwa" w:date="2025-12-15T17:43:00Z" w16du:dateUtc="2025-12-15T08:43:00Z">
        <w:r w:rsidR="00262757">
          <w:rPr>
            <w:rFonts w:hint="eastAsia"/>
            <w:spacing w:val="2"/>
            <w:lang w:eastAsia="ja-JP"/>
          </w:rPr>
          <w:delText>5</w:delText>
        </w:r>
      </w:del>
      <w:ins w:id="37" w:author="Eisuke Tokiwa" w:date="2025-12-15T17:43:00Z" w16du:dateUtc="2025-12-15T08:43:00Z">
        <w:r w:rsidR="00A4560D">
          <w:rPr>
            <w:rFonts w:hint="eastAsia"/>
            <w:spacing w:val="2"/>
            <w:lang w:eastAsia="ja-JP"/>
          </w:rPr>
          <w:t>9</w:t>
        </w:r>
      </w:ins>
      <w:r w:rsidR="00262757">
        <w:rPr>
          <w:rFonts w:hint="eastAsia"/>
          <w:spacing w:val="2"/>
          <w:lang w:eastAsia="ja-JP"/>
        </w:rPr>
        <w:t>]</w:t>
      </w:r>
      <w:r w:rsidRPr="00F81127">
        <w:rPr>
          <w:spacing w:val="2"/>
        </w:rPr>
        <w:t xml:space="preserve">. From an evolutionary psychology perspective, these traits are hypothesized to have played adaptive roles in human evolution </w:t>
      </w:r>
      <w:r w:rsidR="00262757">
        <w:rPr>
          <w:rFonts w:hint="eastAsia"/>
          <w:spacing w:val="2"/>
          <w:lang w:eastAsia="ja-JP"/>
        </w:rPr>
        <w:t>[</w:t>
      </w:r>
      <w:del w:id="38" w:author="Eisuke Tokiwa" w:date="2025-12-15T17:43:00Z" w16du:dateUtc="2025-12-15T08:43:00Z">
        <w:r w:rsidR="00262757">
          <w:rPr>
            <w:rFonts w:hint="eastAsia"/>
            <w:spacing w:val="2"/>
            <w:lang w:eastAsia="ja-JP"/>
          </w:rPr>
          <w:delText>6</w:delText>
        </w:r>
      </w:del>
      <w:ins w:id="39" w:author="Eisuke Tokiwa" w:date="2025-12-15T17:43:00Z" w16du:dateUtc="2025-12-15T08:43:00Z">
        <w:r w:rsidR="00A4560D">
          <w:rPr>
            <w:rFonts w:hint="eastAsia"/>
            <w:spacing w:val="2"/>
            <w:lang w:eastAsia="ja-JP"/>
          </w:rPr>
          <w:t>10</w:t>
        </w:r>
      </w:ins>
      <w:r w:rsidR="00262757">
        <w:rPr>
          <w:rFonts w:hint="eastAsia"/>
          <w:spacing w:val="2"/>
          <w:lang w:eastAsia="ja-JP"/>
        </w:rPr>
        <w:t>].</w:t>
      </w:r>
      <w:r w:rsidRPr="00F81127">
        <w:rPr>
          <w:spacing w:val="2"/>
        </w:rPr>
        <w:t xml:space="preserve"> Personality traits are associated with a wide range of psychological constructs, including well-being and life satisfaction </w:t>
      </w:r>
      <w:r w:rsidR="00262757">
        <w:rPr>
          <w:rFonts w:hint="eastAsia"/>
          <w:spacing w:val="2"/>
          <w:lang w:eastAsia="ja-JP"/>
        </w:rPr>
        <w:t>[</w:t>
      </w:r>
      <w:del w:id="40" w:author="Eisuke Tokiwa" w:date="2025-12-15T17:43:00Z" w16du:dateUtc="2025-12-15T08:43:00Z">
        <w:r w:rsidR="00262757">
          <w:rPr>
            <w:rFonts w:hint="eastAsia"/>
            <w:spacing w:val="2"/>
            <w:lang w:eastAsia="ja-JP"/>
          </w:rPr>
          <w:delText>7</w:delText>
        </w:r>
      </w:del>
      <w:ins w:id="41" w:author="Eisuke Tokiwa" w:date="2025-12-15T17:43:00Z" w16du:dateUtc="2025-12-15T08:43:00Z">
        <w:r w:rsidR="00A4560D">
          <w:rPr>
            <w:rFonts w:hint="eastAsia"/>
            <w:spacing w:val="2"/>
            <w:lang w:eastAsia="ja-JP"/>
          </w:rPr>
          <w:t>11</w:t>
        </w:r>
      </w:ins>
      <w:r w:rsidR="00262757">
        <w:rPr>
          <w:rFonts w:hint="eastAsia"/>
          <w:spacing w:val="2"/>
          <w:lang w:eastAsia="ja-JP"/>
        </w:rPr>
        <w:t>]</w:t>
      </w:r>
      <w:r w:rsidRPr="00F81127">
        <w:rPr>
          <w:spacing w:val="2"/>
        </w:rPr>
        <w:t xml:space="preserve">, psychopathology </w:t>
      </w:r>
      <w:r w:rsidR="00262757">
        <w:rPr>
          <w:rFonts w:hint="eastAsia"/>
          <w:spacing w:val="2"/>
          <w:lang w:eastAsia="ja-JP"/>
        </w:rPr>
        <w:t>[</w:t>
      </w:r>
      <w:del w:id="42" w:author="Eisuke Tokiwa" w:date="2025-12-15T17:43:00Z" w16du:dateUtc="2025-12-15T08:43:00Z">
        <w:r w:rsidR="00262757">
          <w:rPr>
            <w:rFonts w:hint="eastAsia"/>
            <w:spacing w:val="2"/>
            <w:lang w:eastAsia="ja-JP"/>
          </w:rPr>
          <w:delText>8</w:delText>
        </w:r>
      </w:del>
      <w:ins w:id="43" w:author="Eisuke Tokiwa" w:date="2025-12-15T17:43:00Z" w16du:dateUtc="2025-12-15T08:43:00Z">
        <w:r w:rsidR="00A4560D">
          <w:rPr>
            <w:rFonts w:hint="eastAsia"/>
            <w:spacing w:val="2"/>
            <w:lang w:eastAsia="ja-JP"/>
          </w:rPr>
          <w:t>12</w:t>
        </w:r>
      </w:ins>
      <w:r w:rsidR="00262757">
        <w:rPr>
          <w:rFonts w:hint="eastAsia"/>
          <w:spacing w:val="2"/>
          <w:lang w:eastAsia="ja-JP"/>
        </w:rPr>
        <w:t>]</w:t>
      </w:r>
      <w:r w:rsidRPr="00F81127">
        <w:rPr>
          <w:spacing w:val="2"/>
        </w:rPr>
        <w:t>, and cognitive abilities</w:t>
      </w:r>
      <w:r w:rsidR="00262757">
        <w:rPr>
          <w:rFonts w:hint="eastAsia"/>
          <w:spacing w:val="2"/>
          <w:lang w:eastAsia="ja-JP"/>
        </w:rPr>
        <w:t xml:space="preserve"> [</w:t>
      </w:r>
      <w:del w:id="44" w:author="Eisuke Tokiwa" w:date="2025-12-15T17:43:00Z" w16du:dateUtc="2025-12-15T08:43:00Z">
        <w:r w:rsidR="00262757">
          <w:rPr>
            <w:rFonts w:hint="eastAsia"/>
            <w:spacing w:val="2"/>
            <w:lang w:eastAsia="ja-JP"/>
          </w:rPr>
          <w:delText>9</w:delText>
        </w:r>
      </w:del>
      <w:ins w:id="45" w:author="Eisuke Tokiwa" w:date="2025-12-15T17:43:00Z" w16du:dateUtc="2025-12-15T08:43:00Z">
        <w:r w:rsidR="00A4560D">
          <w:rPr>
            <w:rFonts w:hint="eastAsia"/>
            <w:spacing w:val="2"/>
            <w:lang w:eastAsia="ja-JP"/>
          </w:rPr>
          <w:t>13</w:t>
        </w:r>
      </w:ins>
      <w:r w:rsidR="00262757">
        <w:rPr>
          <w:rFonts w:hint="eastAsia"/>
          <w:spacing w:val="2"/>
          <w:lang w:eastAsia="ja-JP"/>
        </w:rPr>
        <w:t>]</w:t>
      </w:r>
      <w:r w:rsidRPr="00F81127">
        <w:rPr>
          <w:spacing w:val="2"/>
        </w:rPr>
        <w:t xml:space="preserve">. These findings suggest that personality plays a crucial role in psychological adaptation and functioning. Moreover, personality traits have been found to influence various aspects of life. In the realm of academic achievement, Conscientiousness has shown the strongest positive correlation, followed by Openness </w:t>
      </w:r>
      <w:r w:rsidR="00262757">
        <w:rPr>
          <w:rFonts w:hint="eastAsia"/>
          <w:spacing w:val="2"/>
          <w:lang w:eastAsia="ja-JP"/>
        </w:rPr>
        <w:t>[</w:t>
      </w:r>
      <w:del w:id="46" w:author="Eisuke Tokiwa" w:date="2025-12-15T17:43:00Z" w16du:dateUtc="2025-12-15T08:43:00Z">
        <w:r w:rsidR="00262757">
          <w:rPr>
            <w:rFonts w:hint="eastAsia"/>
            <w:spacing w:val="2"/>
            <w:lang w:eastAsia="ja-JP"/>
          </w:rPr>
          <w:delText>10</w:delText>
        </w:r>
      </w:del>
      <w:ins w:id="47" w:author="Eisuke Tokiwa" w:date="2025-12-15T17:43:00Z" w16du:dateUtc="2025-12-15T08:43:00Z">
        <w:r w:rsidR="00262757">
          <w:rPr>
            <w:rFonts w:hint="eastAsia"/>
            <w:spacing w:val="2"/>
            <w:lang w:eastAsia="ja-JP"/>
          </w:rPr>
          <w:t>1</w:t>
        </w:r>
        <w:r w:rsidR="00A4560D">
          <w:rPr>
            <w:rFonts w:hint="eastAsia"/>
            <w:spacing w:val="2"/>
            <w:lang w:eastAsia="ja-JP"/>
          </w:rPr>
          <w:t>4</w:t>
        </w:r>
      </w:ins>
      <w:r w:rsidR="00262757">
        <w:rPr>
          <w:rFonts w:hint="eastAsia"/>
          <w:spacing w:val="2"/>
          <w:lang w:eastAsia="ja-JP"/>
        </w:rPr>
        <w:t>]</w:t>
      </w:r>
      <w:r w:rsidRPr="00F81127">
        <w:rPr>
          <w:spacing w:val="2"/>
        </w:rPr>
        <w:t xml:space="preserve">. In career-related domains, traits such as Extraversion have been associated with higher compatibility in sales and leadership roles </w:t>
      </w:r>
      <w:r w:rsidR="00262757">
        <w:rPr>
          <w:rFonts w:hint="eastAsia"/>
          <w:spacing w:val="2"/>
          <w:lang w:eastAsia="ja-JP"/>
        </w:rPr>
        <w:t>[</w:t>
      </w:r>
      <w:del w:id="48" w:author="Eisuke Tokiwa" w:date="2025-12-15T17:43:00Z" w16du:dateUtc="2025-12-15T08:43:00Z">
        <w:r w:rsidR="00262757">
          <w:rPr>
            <w:rFonts w:hint="eastAsia"/>
            <w:spacing w:val="2"/>
            <w:lang w:eastAsia="ja-JP"/>
          </w:rPr>
          <w:delText>11</w:delText>
        </w:r>
      </w:del>
      <w:ins w:id="49" w:author="Eisuke Tokiwa" w:date="2025-12-15T17:43:00Z" w16du:dateUtc="2025-12-15T08:43:00Z">
        <w:r w:rsidR="00262757">
          <w:rPr>
            <w:rFonts w:hint="eastAsia"/>
            <w:spacing w:val="2"/>
            <w:lang w:eastAsia="ja-JP"/>
          </w:rPr>
          <w:t>1</w:t>
        </w:r>
        <w:r w:rsidR="00A4560D">
          <w:rPr>
            <w:rFonts w:hint="eastAsia"/>
            <w:spacing w:val="2"/>
            <w:lang w:eastAsia="ja-JP"/>
          </w:rPr>
          <w:t>5</w:t>
        </w:r>
      </w:ins>
      <w:r w:rsidR="00262757">
        <w:rPr>
          <w:rFonts w:hint="eastAsia"/>
          <w:spacing w:val="2"/>
          <w:lang w:eastAsia="ja-JP"/>
        </w:rPr>
        <w:t>]</w:t>
      </w:r>
      <w:r w:rsidRPr="00F81127">
        <w:rPr>
          <w:spacing w:val="2"/>
        </w:rPr>
        <w:t xml:space="preserve">. In interpersonal relationships, Agreeableness has been linked to the formation and maintenance of positive social relationships </w:t>
      </w:r>
      <w:r w:rsidR="00262757">
        <w:rPr>
          <w:rFonts w:hint="eastAsia"/>
          <w:spacing w:val="2"/>
          <w:lang w:eastAsia="ja-JP"/>
        </w:rPr>
        <w:t>[</w:t>
      </w:r>
      <w:del w:id="50" w:author="Eisuke Tokiwa" w:date="2025-12-15T17:43:00Z" w16du:dateUtc="2025-12-15T08:43:00Z">
        <w:r w:rsidR="00262757">
          <w:rPr>
            <w:rFonts w:hint="eastAsia"/>
            <w:spacing w:val="2"/>
            <w:lang w:eastAsia="ja-JP"/>
          </w:rPr>
          <w:delText>12</w:delText>
        </w:r>
      </w:del>
      <w:ins w:id="51" w:author="Eisuke Tokiwa" w:date="2025-12-15T17:43:00Z" w16du:dateUtc="2025-12-15T08:43:00Z">
        <w:r w:rsidR="00262757">
          <w:rPr>
            <w:rFonts w:hint="eastAsia"/>
            <w:spacing w:val="2"/>
            <w:lang w:eastAsia="ja-JP"/>
          </w:rPr>
          <w:t>1</w:t>
        </w:r>
        <w:r w:rsidR="00A4560D">
          <w:rPr>
            <w:rFonts w:hint="eastAsia"/>
            <w:spacing w:val="2"/>
            <w:lang w:eastAsia="ja-JP"/>
          </w:rPr>
          <w:t>6</w:t>
        </w:r>
      </w:ins>
      <w:r w:rsidR="00262757">
        <w:rPr>
          <w:rFonts w:hint="eastAsia"/>
          <w:spacing w:val="2"/>
          <w:lang w:eastAsia="ja-JP"/>
        </w:rPr>
        <w:t>]</w:t>
      </w:r>
      <w:r w:rsidRPr="00F81127">
        <w:rPr>
          <w:spacing w:val="2"/>
        </w:rPr>
        <w:t xml:space="preserve">. Regarding health, higher levels of Neuroticism have been identified as risk factors for various physical and mental health issues </w:t>
      </w:r>
      <w:r w:rsidR="00262757">
        <w:rPr>
          <w:rFonts w:hint="eastAsia"/>
          <w:spacing w:val="2"/>
          <w:lang w:eastAsia="ja-JP"/>
        </w:rPr>
        <w:t>[</w:t>
      </w:r>
      <w:del w:id="52" w:author="Eisuke Tokiwa" w:date="2025-12-15T17:43:00Z" w16du:dateUtc="2025-12-15T08:43:00Z">
        <w:r w:rsidR="00262757">
          <w:rPr>
            <w:rFonts w:hint="eastAsia"/>
            <w:spacing w:val="2"/>
            <w:lang w:eastAsia="ja-JP"/>
          </w:rPr>
          <w:delText>13</w:delText>
        </w:r>
      </w:del>
      <w:ins w:id="53" w:author="Eisuke Tokiwa" w:date="2025-12-15T17:43:00Z" w16du:dateUtc="2025-12-15T08:43:00Z">
        <w:r w:rsidR="00262757">
          <w:rPr>
            <w:rFonts w:hint="eastAsia"/>
            <w:spacing w:val="2"/>
            <w:lang w:eastAsia="ja-JP"/>
          </w:rPr>
          <w:t>1</w:t>
        </w:r>
        <w:r w:rsidR="00A4560D">
          <w:rPr>
            <w:rFonts w:hint="eastAsia"/>
            <w:spacing w:val="2"/>
            <w:lang w:eastAsia="ja-JP"/>
          </w:rPr>
          <w:t>7</w:t>
        </w:r>
      </w:ins>
      <w:r w:rsidR="00262757">
        <w:rPr>
          <w:rFonts w:hint="eastAsia"/>
          <w:spacing w:val="2"/>
          <w:lang w:eastAsia="ja-JP"/>
        </w:rPr>
        <w:t>]</w:t>
      </w:r>
      <w:r w:rsidRPr="00F81127">
        <w:rPr>
          <w:spacing w:val="2"/>
        </w:rPr>
        <w:t>. Thus, personality research has not only contributed to our understanding of individual differences but has also advanced knowledge of their biological underpinnings, environmental interactions, and their influence across multiple life domains. Future directions include the development of more refined measurement techniques, the adoption of longitudinal study designs, and the promotion of cross-cultural comparative research.</w:t>
      </w:r>
    </w:p>
    <w:p w14:paraId="35706B00" w14:textId="77777777" w:rsidR="00F81127" w:rsidRPr="00F81127" w:rsidRDefault="00F81127" w:rsidP="00600238">
      <w:pPr>
        <w:pStyle w:val="PARA"/>
        <w:spacing w:line="240" w:lineRule="auto"/>
        <w:rPr>
          <w:b/>
          <w:bCs/>
          <w:spacing w:val="2"/>
        </w:rPr>
      </w:pPr>
      <w:r w:rsidRPr="00F81127">
        <w:rPr>
          <w:b/>
          <w:bCs/>
          <w:spacing w:val="2"/>
        </w:rPr>
        <w:t>The HEXACO Model</w:t>
      </w:r>
    </w:p>
    <w:p w14:paraId="34C5BE16" w14:textId="17A01A8D" w:rsidR="00F81127" w:rsidRPr="00F81127" w:rsidRDefault="00F81127" w:rsidP="00600238">
      <w:pPr>
        <w:pStyle w:val="PARA"/>
        <w:spacing w:line="240" w:lineRule="auto"/>
        <w:ind w:firstLine="720"/>
        <w:rPr>
          <w:spacing w:val="2"/>
        </w:rPr>
      </w:pPr>
      <w:r w:rsidRPr="00F81127">
        <w:rPr>
          <w:spacing w:val="2"/>
        </w:rPr>
        <w:t xml:space="preserve">The HEXACO model is a relatively new personality model proposed by Ashton and Lee in the early 2000s </w:t>
      </w:r>
      <w:r w:rsidR="00262757">
        <w:rPr>
          <w:rFonts w:hint="eastAsia"/>
          <w:spacing w:val="2"/>
          <w:lang w:eastAsia="ja-JP"/>
        </w:rPr>
        <w:t>[</w:t>
      </w:r>
      <w:del w:id="54" w:author="Eisuke Tokiwa" w:date="2025-12-15T17:43:00Z" w16du:dateUtc="2025-12-15T08:43:00Z">
        <w:r w:rsidR="00262757">
          <w:rPr>
            <w:rFonts w:hint="eastAsia"/>
            <w:spacing w:val="2"/>
            <w:lang w:eastAsia="ja-JP"/>
          </w:rPr>
          <w:delText>14</w:delText>
        </w:r>
      </w:del>
      <w:ins w:id="55" w:author="Eisuke Tokiwa" w:date="2025-12-15T17:43:00Z" w16du:dateUtc="2025-12-15T08:43:00Z">
        <w:r w:rsidR="00262757">
          <w:rPr>
            <w:rFonts w:hint="eastAsia"/>
            <w:spacing w:val="2"/>
            <w:lang w:eastAsia="ja-JP"/>
          </w:rPr>
          <w:t>1</w:t>
        </w:r>
        <w:r w:rsidR="00A4560D">
          <w:rPr>
            <w:rFonts w:hint="eastAsia"/>
            <w:spacing w:val="2"/>
            <w:lang w:eastAsia="ja-JP"/>
          </w:rPr>
          <w:t>8</w:t>
        </w:r>
      </w:ins>
      <w:r w:rsidR="00262757">
        <w:rPr>
          <w:rFonts w:hint="eastAsia"/>
          <w:spacing w:val="2"/>
          <w:lang w:eastAsia="ja-JP"/>
        </w:rPr>
        <w:t>]</w:t>
      </w:r>
      <w:r w:rsidRPr="00F81127">
        <w:rPr>
          <w:spacing w:val="2"/>
        </w:rPr>
        <w:t xml:space="preserve">. This model expands upon the traditional Big Five model, including six major dimensions: Honesty-Humility, Emotionality, Extraversion, Agreeableness, Conscientiousness, and Openness to Experience. The acronym "HEXACO" is derived from the initials of these six factors. One of the most distinctive features of the HEXACO model is the addition of the Honesty-Humility factor, which includes traits related to sincerity, fairness, modesty, and low greed. By incorporating this factor, the HEXACO model allows for a clearer description of moral and ethical aspects of personality, which were not adequately captured by the Big Five </w:t>
      </w:r>
      <w:r w:rsidR="00262757">
        <w:rPr>
          <w:rFonts w:hint="eastAsia"/>
          <w:spacing w:val="2"/>
          <w:lang w:eastAsia="ja-JP"/>
        </w:rPr>
        <w:t>[</w:t>
      </w:r>
      <w:del w:id="56" w:author="Eisuke Tokiwa" w:date="2025-12-15T17:43:00Z" w16du:dateUtc="2025-12-15T08:43:00Z">
        <w:r w:rsidR="00262757">
          <w:rPr>
            <w:rFonts w:hint="eastAsia"/>
            <w:spacing w:val="2"/>
            <w:lang w:eastAsia="ja-JP"/>
          </w:rPr>
          <w:delText>15</w:delText>
        </w:r>
      </w:del>
      <w:ins w:id="57" w:author="Eisuke Tokiwa" w:date="2025-12-15T17:43:00Z" w16du:dateUtc="2025-12-15T08:43:00Z">
        <w:r w:rsidR="00262757">
          <w:rPr>
            <w:rFonts w:hint="eastAsia"/>
            <w:spacing w:val="2"/>
            <w:lang w:eastAsia="ja-JP"/>
          </w:rPr>
          <w:t>1</w:t>
        </w:r>
        <w:r w:rsidR="00A4560D">
          <w:rPr>
            <w:rFonts w:hint="eastAsia"/>
            <w:spacing w:val="2"/>
            <w:lang w:eastAsia="ja-JP"/>
          </w:rPr>
          <w:t>9</w:t>
        </w:r>
      </w:ins>
      <w:r w:rsidR="00262757">
        <w:rPr>
          <w:rFonts w:hint="eastAsia"/>
          <w:spacing w:val="2"/>
          <w:lang w:eastAsia="ja-JP"/>
        </w:rPr>
        <w:t>]</w:t>
      </w:r>
      <w:r w:rsidRPr="00F81127">
        <w:rPr>
          <w:spacing w:val="2"/>
        </w:rPr>
        <w:t xml:space="preserve">. A key difference between the HEXACO and Big Five models lies in the reconceptualization of Agreeableness and Neuroticism (Emotionality in the HEXACO model). HEXACO’s Agreeableness focuses on traits such as tolerance and flexibility, characterized by the absence of </w:t>
      </w:r>
      <w:r w:rsidRPr="00F81127">
        <w:rPr>
          <w:spacing w:val="2"/>
        </w:rPr>
        <w:t xml:space="preserve">anger, while Emotionality includes fearfulness, anxiety, dependence, and sentimentality, differentiating it somewhat from the Big Five's Neuroticism </w:t>
      </w:r>
      <w:r w:rsidR="00262757">
        <w:rPr>
          <w:rFonts w:hint="eastAsia"/>
          <w:spacing w:val="2"/>
          <w:lang w:eastAsia="ja-JP"/>
        </w:rPr>
        <w:t>[</w:t>
      </w:r>
      <w:del w:id="58" w:author="Eisuke Tokiwa" w:date="2025-12-15T17:43:00Z" w16du:dateUtc="2025-12-15T08:43:00Z">
        <w:r w:rsidR="00262757">
          <w:rPr>
            <w:rFonts w:hint="eastAsia"/>
            <w:spacing w:val="2"/>
            <w:lang w:eastAsia="ja-JP"/>
          </w:rPr>
          <w:delText>16</w:delText>
        </w:r>
      </w:del>
      <w:ins w:id="59" w:author="Eisuke Tokiwa" w:date="2025-12-15T17:43:00Z" w16du:dateUtc="2025-12-15T08:43:00Z">
        <w:r w:rsidR="00A4560D">
          <w:rPr>
            <w:rFonts w:hint="eastAsia"/>
            <w:spacing w:val="2"/>
            <w:lang w:eastAsia="ja-JP"/>
          </w:rPr>
          <w:t>20</w:t>
        </w:r>
      </w:ins>
      <w:r w:rsidR="00262757">
        <w:rPr>
          <w:rFonts w:hint="eastAsia"/>
          <w:spacing w:val="2"/>
          <w:lang w:eastAsia="ja-JP"/>
        </w:rPr>
        <w:t>]</w:t>
      </w:r>
      <w:r w:rsidRPr="00F81127">
        <w:rPr>
          <w:spacing w:val="2"/>
        </w:rPr>
        <w:t xml:space="preserve">. The HEXACO model has been shown to outperform the Big Five in explaining traits associated with the Dark Triad (Machiavellianism, psychopathy, and narcissism). For example, the Honesty-Humility factor has demonstrated a strong negative correlation with these dark traits </w:t>
      </w:r>
      <w:r w:rsidR="00262757">
        <w:rPr>
          <w:rFonts w:hint="eastAsia"/>
          <w:spacing w:val="2"/>
          <w:lang w:eastAsia="ja-JP"/>
        </w:rPr>
        <w:t>[</w:t>
      </w:r>
      <w:del w:id="60" w:author="Eisuke Tokiwa" w:date="2025-12-15T17:43:00Z" w16du:dateUtc="2025-12-15T08:43:00Z">
        <w:r w:rsidR="00262757">
          <w:rPr>
            <w:rFonts w:hint="eastAsia"/>
            <w:spacing w:val="2"/>
            <w:lang w:eastAsia="ja-JP"/>
          </w:rPr>
          <w:delText>17</w:delText>
        </w:r>
      </w:del>
      <w:ins w:id="61" w:author="Eisuke Tokiwa" w:date="2025-12-15T17:43:00Z" w16du:dateUtc="2025-12-15T08:43:00Z">
        <w:r w:rsidR="00A4560D">
          <w:rPr>
            <w:rFonts w:hint="eastAsia"/>
            <w:spacing w:val="2"/>
            <w:lang w:eastAsia="ja-JP"/>
          </w:rPr>
          <w:t>21</w:t>
        </w:r>
      </w:ins>
      <w:r w:rsidR="00262757">
        <w:rPr>
          <w:rFonts w:hint="eastAsia"/>
          <w:spacing w:val="2"/>
          <w:lang w:eastAsia="ja-JP"/>
        </w:rPr>
        <w:t>]</w:t>
      </w:r>
      <w:r w:rsidRPr="00F81127">
        <w:rPr>
          <w:spacing w:val="2"/>
        </w:rPr>
        <w:t xml:space="preserve">. Furthermore, the HEXACO model has exhibited superior predictive power in relation to socially significant behaviors and attitudes, such as counterproductive workplace behavior </w:t>
      </w:r>
      <w:r w:rsidR="00B128FB">
        <w:rPr>
          <w:rFonts w:hint="eastAsia"/>
          <w:spacing w:val="2"/>
          <w:lang w:eastAsia="ja-JP"/>
        </w:rPr>
        <w:t>[</w:t>
      </w:r>
      <w:del w:id="62" w:author="Eisuke Tokiwa" w:date="2025-12-15T17:43:00Z" w16du:dateUtc="2025-12-15T08:43:00Z">
        <w:r w:rsidR="00B128FB">
          <w:rPr>
            <w:rFonts w:hint="eastAsia"/>
            <w:spacing w:val="2"/>
            <w:lang w:eastAsia="ja-JP"/>
          </w:rPr>
          <w:delText>18</w:delText>
        </w:r>
      </w:del>
      <w:ins w:id="63" w:author="Eisuke Tokiwa" w:date="2025-12-15T17:43:00Z" w16du:dateUtc="2025-12-15T08:43:00Z">
        <w:r w:rsidR="00A4560D">
          <w:rPr>
            <w:rFonts w:hint="eastAsia"/>
            <w:spacing w:val="2"/>
            <w:lang w:eastAsia="ja-JP"/>
          </w:rPr>
          <w:t>22</w:t>
        </w:r>
      </w:ins>
      <w:r w:rsidR="00B128FB">
        <w:rPr>
          <w:rFonts w:hint="eastAsia"/>
          <w:spacing w:val="2"/>
          <w:lang w:eastAsia="ja-JP"/>
        </w:rPr>
        <w:t>]</w:t>
      </w:r>
      <w:r w:rsidRPr="00F81127">
        <w:rPr>
          <w:spacing w:val="2"/>
        </w:rPr>
        <w:t>, risk-taking</w:t>
      </w:r>
      <w:r w:rsidR="00B128FB">
        <w:rPr>
          <w:rFonts w:hint="eastAsia"/>
          <w:spacing w:val="2"/>
          <w:lang w:eastAsia="ja-JP"/>
        </w:rPr>
        <w:t xml:space="preserve"> [</w:t>
      </w:r>
      <w:del w:id="64" w:author="Eisuke Tokiwa" w:date="2025-12-15T17:43:00Z" w16du:dateUtc="2025-12-15T08:43:00Z">
        <w:r w:rsidR="00B128FB">
          <w:rPr>
            <w:rFonts w:hint="eastAsia"/>
            <w:spacing w:val="2"/>
            <w:lang w:eastAsia="ja-JP"/>
          </w:rPr>
          <w:delText>19</w:delText>
        </w:r>
      </w:del>
      <w:ins w:id="65" w:author="Eisuke Tokiwa" w:date="2025-12-15T17:43:00Z" w16du:dateUtc="2025-12-15T08:43:00Z">
        <w:r w:rsidR="00A4560D">
          <w:rPr>
            <w:rFonts w:hint="eastAsia"/>
            <w:spacing w:val="2"/>
            <w:lang w:eastAsia="ja-JP"/>
          </w:rPr>
          <w:t>23</w:t>
        </w:r>
      </w:ins>
      <w:r w:rsidR="00B128FB">
        <w:rPr>
          <w:rFonts w:hint="eastAsia"/>
          <w:spacing w:val="2"/>
          <w:lang w:eastAsia="ja-JP"/>
        </w:rPr>
        <w:t>]</w:t>
      </w:r>
      <w:r w:rsidRPr="00F81127">
        <w:rPr>
          <w:spacing w:val="2"/>
        </w:rPr>
        <w:t xml:space="preserve">, and substance use </w:t>
      </w:r>
      <w:r w:rsidR="00B128FB">
        <w:rPr>
          <w:rFonts w:hint="eastAsia"/>
          <w:spacing w:val="2"/>
          <w:lang w:eastAsia="ja-JP"/>
        </w:rPr>
        <w:t>[</w:t>
      </w:r>
      <w:del w:id="66" w:author="Eisuke Tokiwa" w:date="2025-12-15T17:43:00Z" w16du:dateUtc="2025-12-15T08:43:00Z">
        <w:r w:rsidR="00B128FB">
          <w:rPr>
            <w:rFonts w:hint="eastAsia"/>
            <w:spacing w:val="2"/>
            <w:lang w:eastAsia="ja-JP"/>
          </w:rPr>
          <w:delText>20</w:delText>
        </w:r>
      </w:del>
      <w:ins w:id="67" w:author="Eisuke Tokiwa" w:date="2025-12-15T17:43:00Z" w16du:dateUtc="2025-12-15T08:43:00Z">
        <w:r w:rsidR="00B128FB">
          <w:rPr>
            <w:rFonts w:hint="eastAsia"/>
            <w:spacing w:val="2"/>
            <w:lang w:eastAsia="ja-JP"/>
          </w:rPr>
          <w:t>2</w:t>
        </w:r>
        <w:r w:rsidR="00A4560D">
          <w:rPr>
            <w:rFonts w:hint="eastAsia"/>
            <w:spacing w:val="2"/>
            <w:lang w:eastAsia="ja-JP"/>
          </w:rPr>
          <w:t>4</w:t>
        </w:r>
      </w:ins>
      <w:r w:rsidR="00B128FB">
        <w:rPr>
          <w:rFonts w:hint="eastAsia"/>
          <w:spacing w:val="2"/>
          <w:lang w:eastAsia="ja-JP"/>
        </w:rPr>
        <w:t>]</w:t>
      </w:r>
      <w:r w:rsidRPr="00F81127">
        <w:rPr>
          <w:spacing w:val="2"/>
        </w:rPr>
        <w:t xml:space="preserve">. The validity of the HEXACO model has also been supported by studies across different languages and cultures. Ashton et al. </w:t>
      </w:r>
      <w:r w:rsidR="00B128FB">
        <w:rPr>
          <w:rFonts w:hint="eastAsia"/>
          <w:spacing w:val="2"/>
          <w:lang w:eastAsia="ja-JP"/>
        </w:rPr>
        <w:t>[</w:t>
      </w:r>
      <w:del w:id="68" w:author="Eisuke Tokiwa" w:date="2025-12-15T17:43:00Z" w16du:dateUtc="2025-12-15T08:43:00Z">
        <w:r w:rsidR="00B128FB">
          <w:rPr>
            <w:rFonts w:hint="eastAsia"/>
            <w:spacing w:val="2"/>
            <w:lang w:eastAsia="ja-JP"/>
          </w:rPr>
          <w:delText>21</w:delText>
        </w:r>
      </w:del>
      <w:ins w:id="69" w:author="Eisuke Tokiwa" w:date="2025-12-15T17:43:00Z" w16du:dateUtc="2025-12-15T08:43:00Z">
        <w:r w:rsidR="00B128FB">
          <w:rPr>
            <w:rFonts w:hint="eastAsia"/>
            <w:spacing w:val="2"/>
            <w:lang w:eastAsia="ja-JP"/>
          </w:rPr>
          <w:t>2</w:t>
        </w:r>
        <w:r w:rsidR="00A4560D">
          <w:rPr>
            <w:rFonts w:hint="eastAsia"/>
            <w:spacing w:val="2"/>
            <w:lang w:eastAsia="ja-JP"/>
          </w:rPr>
          <w:t>5</w:t>
        </w:r>
      </w:ins>
      <w:r w:rsidR="00B128FB">
        <w:rPr>
          <w:rFonts w:hint="eastAsia"/>
          <w:spacing w:val="2"/>
          <w:lang w:eastAsia="ja-JP"/>
        </w:rPr>
        <w:t>]</w:t>
      </w:r>
      <w:r w:rsidRPr="00F81127">
        <w:rPr>
          <w:spacing w:val="2"/>
        </w:rPr>
        <w:t xml:space="preserve"> analyzed lexical studies in 12 different languages, consistently identifying the six-factor structure of the HEXACO model, suggesting that it reflects a universal personality structure across cultures. In addition, the HEXACO model is supported by evolutionary psychology. In particular, the Honesty-Humility factor is thought to be associated with the evolution of cooperative behavior in humans</w:t>
      </w:r>
      <w:r w:rsidR="005405F2">
        <w:rPr>
          <w:rFonts w:hint="eastAsia"/>
          <w:spacing w:val="2"/>
          <w:lang w:eastAsia="ja-JP"/>
        </w:rPr>
        <w:t xml:space="preserve"> [</w:t>
      </w:r>
      <w:del w:id="70" w:author="Eisuke Tokiwa" w:date="2025-12-15T17:43:00Z" w16du:dateUtc="2025-12-15T08:43:00Z">
        <w:r w:rsidR="005405F2">
          <w:rPr>
            <w:rFonts w:hint="eastAsia"/>
            <w:spacing w:val="2"/>
            <w:lang w:eastAsia="ja-JP"/>
          </w:rPr>
          <w:delText>14</w:delText>
        </w:r>
      </w:del>
      <w:ins w:id="71" w:author="Eisuke Tokiwa" w:date="2025-12-15T17:43:00Z" w16du:dateUtc="2025-12-15T08:43:00Z">
        <w:r w:rsidR="005405F2">
          <w:rPr>
            <w:rFonts w:hint="eastAsia"/>
            <w:spacing w:val="2"/>
            <w:lang w:eastAsia="ja-JP"/>
          </w:rPr>
          <w:t>1</w:t>
        </w:r>
        <w:r w:rsidR="00A4560D">
          <w:rPr>
            <w:rFonts w:hint="eastAsia"/>
            <w:spacing w:val="2"/>
            <w:lang w:eastAsia="ja-JP"/>
          </w:rPr>
          <w:t>8</w:t>
        </w:r>
      </w:ins>
      <w:r w:rsidR="005405F2">
        <w:rPr>
          <w:rFonts w:hint="eastAsia"/>
          <w:spacing w:val="2"/>
          <w:lang w:eastAsia="ja-JP"/>
        </w:rPr>
        <w:t>]</w:t>
      </w:r>
      <w:r w:rsidRPr="00F81127">
        <w:rPr>
          <w:spacing w:val="2"/>
        </w:rPr>
        <w:t>. Individuals high in Honesty-Humility tend to prioritize long-term reciprocal cooperation over short-term self-interest, which is seen as an adaptive trait in human societies. The HEXACO model brings new perspectives to personality research, enabling a more comprehensive understanding of human behavior and attitudes. Future research challenges include elucidating the neurobiological foundations of the model, exploring developmental changes through longitudinal studies, and expanding cross-cultural comparisons. Further investigation into the utility of the HEXACO model in applied fields such as clinical and organizational psychology is also warranted.</w:t>
      </w:r>
    </w:p>
    <w:p w14:paraId="211A18BA" w14:textId="77777777" w:rsidR="00F81127" w:rsidRPr="00F81127" w:rsidRDefault="00F81127" w:rsidP="00600238">
      <w:pPr>
        <w:pStyle w:val="PARA"/>
        <w:spacing w:line="240" w:lineRule="auto"/>
        <w:rPr>
          <w:b/>
          <w:bCs/>
          <w:spacing w:val="2"/>
        </w:rPr>
      </w:pPr>
      <w:r w:rsidRPr="00F81127">
        <w:rPr>
          <w:b/>
          <w:bCs/>
          <w:spacing w:val="2"/>
        </w:rPr>
        <w:t>Current Research on Personality Types</w:t>
      </w:r>
    </w:p>
    <w:p w14:paraId="01335D08" w14:textId="115086F7" w:rsidR="00F81127" w:rsidRPr="00F81127" w:rsidRDefault="00F81127" w:rsidP="00600238">
      <w:pPr>
        <w:pStyle w:val="PARA"/>
        <w:spacing w:line="240" w:lineRule="auto"/>
        <w:rPr>
          <w:spacing w:val="2"/>
        </w:rPr>
      </w:pPr>
      <w:r w:rsidRPr="00F81127">
        <w:rPr>
          <w:spacing w:val="2"/>
        </w:rPr>
        <w:t xml:space="preserve">Understanding personality types is essential for capturing the complexity of human individuality beyond isolated traits. While variable-centered approaches offer valuable insights into the role of specific personality dimensions, person-centered approaches allow for a more holistic understanding by identifying recurring constellations of traits that reflect distinct personality types </w:t>
      </w:r>
      <w:r w:rsidR="005405F2">
        <w:rPr>
          <w:rFonts w:hint="eastAsia"/>
          <w:spacing w:val="2"/>
          <w:lang w:eastAsia="ja-JP"/>
        </w:rPr>
        <w:t>[</w:t>
      </w:r>
      <w:del w:id="72" w:author="Eisuke Tokiwa" w:date="2025-12-15T17:43:00Z" w16du:dateUtc="2025-12-15T08:43:00Z">
        <w:r w:rsidR="005405F2">
          <w:rPr>
            <w:rFonts w:hint="eastAsia"/>
            <w:spacing w:val="2"/>
            <w:lang w:eastAsia="ja-JP"/>
          </w:rPr>
          <w:delText>22</w:delText>
        </w:r>
      </w:del>
      <w:ins w:id="73" w:author="Eisuke Tokiwa" w:date="2025-12-15T17:43:00Z" w16du:dateUtc="2025-12-15T08:43:00Z">
        <w:r w:rsidR="005405F2">
          <w:rPr>
            <w:rFonts w:hint="eastAsia"/>
            <w:spacing w:val="2"/>
            <w:lang w:eastAsia="ja-JP"/>
          </w:rPr>
          <w:t>2</w:t>
        </w:r>
        <w:r w:rsidR="00A4560D">
          <w:rPr>
            <w:rFonts w:hint="eastAsia"/>
            <w:spacing w:val="2"/>
            <w:lang w:eastAsia="ja-JP"/>
          </w:rPr>
          <w:t>6</w:t>
        </w:r>
      </w:ins>
      <w:r w:rsidR="005405F2">
        <w:rPr>
          <w:rFonts w:hint="eastAsia"/>
          <w:spacing w:val="2"/>
          <w:lang w:eastAsia="ja-JP"/>
        </w:rPr>
        <w:t>]</w:t>
      </w:r>
      <w:r w:rsidRPr="00F81127">
        <w:rPr>
          <w:spacing w:val="2"/>
        </w:rPr>
        <w:t xml:space="preserve">. This approach not only enhances psychological theory by bridging trait and typological perspectives, but also has practical implications for fields such as clinical, organizational, and educational psychology, where recognizing consistent personality patterns can inform targeted interventions and support strategies </w:t>
      </w:r>
      <w:r w:rsidR="005405F2">
        <w:rPr>
          <w:rFonts w:hint="eastAsia"/>
          <w:spacing w:val="2"/>
          <w:lang w:eastAsia="ja-JP"/>
        </w:rPr>
        <w:t>[</w:t>
      </w:r>
      <w:del w:id="74" w:author="Eisuke Tokiwa" w:date="2025-12-15T17:43:00Z" w16du:dateUtc="2025-12-15T08:43:00Z">
        <w:r w:rsidR="005405F2">
          <w:rPr>
            <w:rFonts w:hint="eastAsia"/>
            <w:spacing w:val="2"/>
            <w:lang w:eastAsia="ja-JP"/>
          </w:rPr>
          <w:delText>23]</w:delText>
        </w:r>
        <w:r w:rsidR="00C463DF">
          <w:rPr>
            <w:rFonts w:hint="eastAsia"/>
            <w:spacing w:val="2"/>
            <w:lang w:eastAsia="ja-JP"/>
          </w:rPr>
          <w:delText>,</w:delText>
        </w:r>
        <w:r w:rsidR="005405F2">
          <w:rPr>
            <w:rFonts w:hint="eastAsia"/>
            <w:spacing w:val="2"/>
            <w:lang w:eastAsia="ja-JP"/>
          </w:rPr>
          <w:delText>[24</w:delText>
        </w:r>
      </w:del>
      <w:ins w:id="75" w:author="Eisuke Tokiwa" w:date="2025-12-15T17:43:00Z" w16du:dateUtc="2025-12-15T08:43:00Z">
        <w:r w:rsidR="005405F2">
          <w:rPr>
            <w:rFonts w:hint="eastAsia"/>
            <w:spacing w:val="2"/>
            <w:lang w:eastAsia="ja-JP"/>
          </w:rPr>
          <w:t>2</w:t>
        </w:r>
        <w:r w:rsidR="00A4560D">
          <w:rPr>
            <w:rFonts w:hint="eastAsia"/>
            <w:spacing w:val="2"/>
            <w:lang w:eastAsia="ja-JP"/>
          </w:rPr>
          <w:t>7</w:t>
        </w:r>
        <w:r w:rsidR="005405F2">
          <w:rPr>
            <w:rFonts w:hint="eastAsia"/>
            <w:spacing w:val="2"/>
            <w:lang w:eastAsia="ja-JP"/>
          </w:rPr>
          <w:t>]</w:t>
        </w:r>
        <w:r w:rsidR="00C463DF">
          <w:rPr>
            <w:rFonts w:hint="eastAsia"/>
            <w:spacing w:val="2"/>
            <w:lang w:eastAsia="ja-JP"/>
          </w:rPr>
          <w:t>,</w:t>
        </w:r>
        <w:r w:rsidR="005405F2">
          <w:rPr>
            <w:rFonts w:hint="eastAsia"/>
            <w:spacing w:val="2"/>
            <w:lang w:eastAsia="ja-JP"/>
          </w:rPr>
          <w:t>[2</w:t>
        </w:r>
        <w:r w:rsidR="00A4560D">
          <w:rPr>
            <w:rFonts w:hint="eastAsia"/>
            <w:spacing w:val="2"/>
            <w:lang w:eastAsia="ja-JP"/>
          </w:rPr>
          <w:t>8</w:t>
        </w:r>
      </w:ins>
      <w:r w:rsidR="005405F2">
        <w:rPr>
          <w:rFonts w:hint="eastAsia"/>
          <w:spacing w:val="2"/>
          <w:lang w:eastAsia="ja-JP"/>
        </w:rPr>
        <w:t>]</w:t>
      </w:r>
      <w:r w:rsidRPr="00F81127">
        <w:rPr>
          <w:spacing w:val="2"/>
        </w:rPr>
        <w:t>. Moreover, as personality types are shaped by both universal and culture-specific influences, investigating them across diverse populations—particularly using models like HEXACO that account for moral dimensions such as Honesty-Humility—can deepen our understanding of the interaction between personality and cultural context</w:t>
      </w:r>
      <w:r w:rsidR="005405F2">
        <w:rPr>
          <w:rFonts w:hint="eastAsia"/>
          <w:spacing w:val="2"/>
          <w:lang w:eastAsia="ja-JP"/>
        </w:rPr>
        <w:t xml:space="preserve"> [</w:t>
      </w:r>
      <w:del w:id="76" w:author="Eisuke Tokiwa" w:date="2025-12-15T17:43:00Z" w16du:dateUtc="2025-12-15T08:43:00Z">
        <w:r w:rsidR="005405F2">
          <w:rPr>
            <w:rFonts w:hint="eastAsia"/>
            <w:spacing w:val="2"/>
            <w:lang w:eastAsia="ja-JP"/>
          </w:rPr>
          <w:delText>14</w:delText>
        </w:r>
      </w:del>
      <w:ins w:id="77" w:author="Eisuke Tokiwa" w:date="2025-12-15T17:43:00Z" w16du:dateUtc="2025-12-15T08:43:00Z">
        <w:r w:rsidR="005405F2">
          <w:rPr>
            <w:rFonts w:hint="eastAsia"/>
            <w:spacing w:val="2"/>
            <w:lang w:eastAsia="ja-JP"/>
          </w:rPr>
          <w:t>1</w:t>
        </w:r>
        <w:r w:rsidR="00A4560D">
          <w:rPr>
            <w:rFonts w:hint="eastAsia"/>
            <w:spacing w:val="2"/>
            <w:lang w:eastAsia="ja-JP"/>
          </w:rPr>
          <w:t>8</w:t>
        </w:r>
      </w:ins>
      <w:r w:rsidR="005405F2">
        <w:rPr>
          <w:rFonts w:hint="eastAsia"/>
          <w:spacing w:val="2"/>
          <w:lang w:eastAsia="ja-JP"/>
        </w:rPr>
        <w:t>]</w:t>
      </w:r>
      <w:r w:rsidRPr="00F81127">
        <w:rPr>
          <w:spacing w:val="2"/>
        </w:rPr>
        <w:t xml:space="preserve">. Given the current lack of large-scale personality type studies in non-Western settings, especially in East Asia, advancing this line of research is </w:t>
      </w:r>
      <w:r w:rsidRPr="00F81127">
        <w:rPr>
          <w:spacing w:val="2"/>
        </w:rPr>
        <w:lastRenderedPageBreak/>
        <w:t>crucial for developing a more globally inclusive personality science.</w:t>
      </w:r>
    </w:p>
    <w:p w14:paraId="2A84BDFF" w14:textId="63138CD0" w:rsidR="00F81127" w:rsidRPr="00F81127" w:rsidRDefault="00F81127" w:rsidP="00600238">
      <w:pPr>
        <w:pStyle w:val="PARA"/>
        <w:spacing w:line="240" w:lineRule="auto"/>
        <w:ind w:firstLine="720"/>
        <w:rPr>
          <w:spacing w:val="2"/>
        </w:rPr>
      </w:pPr>
      <w:r w:rsidRPr="00F81127">
        <w:rPr>
          <w:spacing w:val="2"/>
        </w:rPr>
        <w:t>In personality research, two main methodological approaches exist: the variable-centered approach and the person-centered approach. The variable-centered approach treats individual personality traits independently, focusing on their continuous variation. In contrast, the person-centered approach seeks to identify patterns or types of individuals characterized by specific combinations of multiple traits</w:t>
      </w:r>
      <w:r w:rsidR="005405F2">
        <w:rPr>
          <w:rFonts w:hint="eastAsia"/>
          <w:spacing w:val="2"/>
          <w:lang w:eastAsia="ja-JP"/>
        </w:rPr>
        <w:t xml:space="preserve"> [</w:t>
      </w:r>
      <w:del w:id="78" w:author="Eisuke Tokiwa" w:date="2025-12-15T17:43:00Z" w16du:dateUtc="2025-12-15T08:43:00Z">
        <w:r w:rsidR="005405F2">
          <w:rPr>
            <w:rFonts w:hint="eastAsia"/>
            <w:spacing w:val="2"/>
            <w:lang w:eastAsia="ja-JP"/>
          </w:rPr>
          <w:delText>22</w:delText>
        </w:r>
      </w:del>
      <w:ins w:id="79" w:author="Eisuke Tokiwa" w:date="2025-12-15T17:43:00Z" w16du:dateUtc="2025-12-15T08:43:00Z">
        <w:r w:rsidR="005405F2">
          <w:rPr>
            <w:rFonts w:hint="eastAsia"/>
            <w:spacing w:val="2"/>
            <w:lang w:eastAsia="ja-JP"/>
          </w:rPr>
          <w:t>2</w:t>
        </w:r>
        <w:r w:rsidR="00A4560D">
          <w:rPr>
            <w:rFonts w:hint="eastAsia"/>
            <w:spacing w:val="2"/>
            <w:lang w:eastAsia="ja-JP"/>
          </w:rPr>
          <w:t>6</w:t>
        </w:r>
      </w:ins>
      <w:r w:rsidR="005405F2">
        <w:rPr>
          <w:rFonts w:hint="eastAsia"/>
          <w:spacing w:val="2"/>
          <w:lang w:eastAsia="ja-JP"/>
        </w:rPr>
        <w:t>]</w:t>
      </w:r>
      <w:r w:rsidRPr="00F81127">
        <w:rPr>
          <w:spacing w:val="2"/>
        </w:rPr>
        <w:t>. Research on personality types follows the latter approach, aiming to understand individuals holistically.</w:t>
      </w:r>
    </w:p>
    <w:p w14:paraId="41799B0E" w14:textId="449CA917" w:rsidR="00F81127" w:rsidRPr="00F81127" w:rsidRDefault="00F81127" w:rsidP="00600238">
      <w:pPr>
        <w:pStyle w:val="PARA"/>
        <w:spacing w:line="240" w:lineRule="auto"/>
        <w:ind w:firstLine="720"/>
        <w:rPr>
          <w:spacing w:val="2"/>
        </w:rPr>
      </w:pPr>
      <w:r w:rsidRPr="00F81127">
        <w:rPr>
          <w:spacing w:val="2"/>
        </w:rPr>
        <w:t xml:space="preserve">The history of personality type research dates back to the ancient Greek theory of the four humors, but its modern foundations were laid by Block and Block’s </w:t>
      </w:r>
      <w:r w:rsidR="005405F2">
        <w:rPr>
          <w:rFonts w:hint="eastAsia"/>
          <w:spacing w:val="2"/>
          <w:lang w:eastAsia="ja-JP"/>
        </w:rPr>
        <w:t>[</w:t>
      </w:r>
      <w:del w:id="80" w:author="Eisuke Tokiwa" w:date="2025-12-15T17:43:00Z" w16du:dateUtc="2025-12-15T08:43:00Z">
        <w:r w:rsidR="005405F2">
          <w:rPr>
            <w:rFonts w:hint="eastAsia"/>
            <w:spacing w:val="2"/>
            <w:lang w:eastAsia="ja-JP"/>
          </w:rPr>
          <w:delText>25</w:delText>
        </w:r>
      </w:del>
      <w:ins w:id="81" w:author="Eisuke Tokiwa" w:date="2025-12-15T17:43:00Z" w16du:dateUtc="2025-12-15T08:43:00Z">
        <w:r w:rsidR="005405F2">
          <w:rPr>
            <w:rFonts w:hint="eastAsia"/>
            <w:spacing w:val="2"/>
            <w:lang w:eastAsia="ja-JP"/>
          </w:rPr>
          <w:t>2</w:t>
        </w:r>
        <w:r w:rsidR="00A4560D">
          <w:rPr>
            <w:rFonts w:hint="eastAsia"/>
            <w:spacing w:val="2"/>
            <w:lang w:eastAsia="ja-JP"/>
          </w:rPr>
          <w:t>9</w:t>
        </w:r>
      </w:ins>
      <w:r w:rsidR="005405F2">
        <w:rPr>
          <w:rFonts w:hint="eastAsia"/>
          <w:spacing w:val="2"/>
          <w:lang w:eastAsia="ja-JP"/>
        </w:rPr>
        <w:t>]</w:t>
      </w:r>
      <w:r w:rsidRPr="00F81127">
        <w:rPr>
          <w:spacing w:val="2"/>
        </w:rPr>
        <w:t xml:space="preserve"> theory of ego control and ego resiliency. Based on this theory, Robins et al. </w:t>
      </w:r>
      <w:r w:rsidR="005405F2">
        <w:rPr>
          <w:rFonts w:hint="eastAsia"/>
          <w:spacing w:val="2"/>
          <w:lang w:eastAsia="ja-JP"/>
        </w:rPr>
        <w:t>[</w:t>
      </w:r>
      <w:del w:id="82" w:author="Eisuke Tokiwa" w:date="2025-12-15T17:43:00Z" w16du:dateUtc="2025-12-15T08:43:00Z">
        <w:r w:rsidR="005405F2">
          <w:rPr>
            <w:rFonts w:hint="eastAsia"/>
            <w:spacing w:val="2"/>
            <w:lang w:eastAsia="ja-JP"/>
          </w:rPr>
          <w:delText>26</w:delText>
        </w:r>
      </w:del>
      <w:ins w:id="83" w:author="Eisuke Tokiwa" w:date="2025-12-15T17:43:00Z" w16du:dateUtc="2025-12-15T08:43:00Z">
        <w:r w:rsidR="00A4560D">
          <w:rPr>
            <w:rFonts w:hint="eastAsia"/>
            <w:spacing w:val="2"/>
            <w:lang w:eastAsia="ja-JP"/>
          </w:rPr>
          <w:t>30</w:t>
        </w:r>
      </w:ins>
      <w:r w:rsidR="005405F2">
        <w:rPr>
          <w:rFonts w:hint="eastAsia"/>
          <w:spacing w:val="2"/>
          <w:lang w:eastAsia="ja-JP"/>
        </w:rPr>
        <w:t>]</w:t>
      </w:r>
      <w:r w:rsidRPr="00F81127">
        <w:rPr>
          <w:spacing w:val="2"/>
        </w:rPr>
        <w:t xml:space="preserve"> proposed three basic personality types: resilient, overcontrolled, and undercontrolled. These types have been replicated in many subsequent studies, becoming known as the ARC types (Asendorpf, Robins, Caspi). Resilient individuals exhibit low Neuroticism and high levels of other traits, reflecting adaptability to the environment. Overcontrolled individuals are characterized by high Neuroticism and low Extraversion, showing strong inhibition of emotions and impulses. Undercontrolled individuals, on the other hand, display high Extraversion and low Agreeableness and Conscientiousness, showing impulsive and less rule-bound behavior. Recent research has re-examined personality types using larger datasets and more advanced statistical methods. Daljeet et al. </w:t>
      </w:r>
      <w:r w:rsidR="005405F2">
        <w:rPr>
          <w:rFonts w:hint="eastAsia"/>
          <w:spacing w:val="2"/>
          <w:lang w:eastAsia="ja-JP"/>
        </w:rPr>
        <w:t>[</w:t>
      </w:r>
      <w:del w:id="84" w:author="Eisuke Tokiwa" w:date="2025-12-15T17:43:00Z" w16du:dateUtc="2025-12-15T08:43:00Z">
        <w:r w:rsidR="005405F2">
          <w:rPr>
            <w:rFonts w:hint="eastAsia"/>
            <w:spacing w:val="2"/>
            <w:lang w:eastAsia="ja-JP"/>
          </w:rPr>
          <w:delText>23</w:delText>
        </w:r>
      </w:del>
      <w:ins w:id="85" w:author="Eisuke Tokiwa" w:date="2025-12-15T17:43:00Z" w16du:dateUtc="2025-12-15T08:43:00Z">
        <w:r w:rsidR="005405F2">
          <w:rPr>
            <w:rFonts w:hint="eastAsia"/>
            <w:spacing w:val="2"/>
            <w:lang w:eastAsia="ja-JP"/>
          </w:rPr>
          <w:t>2</w:t>
        </w:r>
        <w:r w:rsidR="00A4560D">
          <w:rPr>
            <w:rFonts w:hint="eastAsia"/>
            <w:spacing w:val="2"/>
            <w:lang w:eastAsia="ja-JP"/>
          </w:rPr>
          <w:t>7</w:t>
        </w:r>
      </w:ins>
      <w:r w:rsidR="005405F2">
        <w:rPr>
          <w:rFonts w:hint="eastAsia"/>
          <w:spacing w:val="2"/>
          <w:lang w:eastAsia="ja-JP"/>
        </w:rPr>
        <w:t>]</w:t>
      </w:r>
      <w:r w:rsidRPr="00F81127">
        <w:rPr>
          <w:spacing w:val="2"/>
        </w:rPr>
        <w:t xml:space="preserve">, using latent profile analysis with the HEXACO model, identified five personality types: socially considerate, confident, goal-oriented, withdrawn, and maladaptive. Espinoza et al. </w:t>
      </w:r>
      <w:r w:rsidR="005405F2">
        <w:rPr>
          <w:rFonts w:hint="eastAsia"/>
          <w:spacing w:val="2"/>
          <w:lang w:eastAsia="ja-JP"/>
        </w:rPr>
        <w:t>[</w:t>
      </w:r>
      <w:del w:id="86" w:author="Eisuke Tokiwa" w:date="2025-12-15T17:43:00Z" w16du:dateUtc="2025-12-15T08:43:00Z">
        <w:r w:rsidR="005405F2">
          <w:rPr>
            <w:rFonts w:hint="eastAsia"/>
            <w:spacing w:val="2"/>
            <w:lang w:eastAsia="ja-JP"/>
          </w:rPr>
          <w:delText>24</w:delText>
        </w:r>
      </w:del>
      <w:ins w:id="87" w:author="Eisuke Tokiwa" w:date="2025-12-15T17:43:00Z" w16du:dateUtc="2025-12-15T08:43:00Z">
        <w:r w:rsidR="005405F2">
          <w:rPr>
            <w:rFonts w:hint="eastAsia"/>
            <w:spacing w:val="2"/>
            <w:lang w:eastAsia="ja-JP"/>
          </w:rPr>
          <w:t>2</w:t>
        </w:r>
        <w:r w:rsidR="00A4560D">
          <w:rPr>
            <w:rFonts w:hint="eastAsia"/>
            <w:spacing w:val="2"/>
            <w:lang w:eastAsia="ja-JP"/>
          </w:rPr>
          <w:t>8</w:t>
        </w:r>
      </w:ins>
      <w:r w:rsidR="005405F2">
        <w:rPr>
          <w:rFonts w:hint="eastAsia"/>
          <w:spacing w:val="2"/>
          <w:lang w:eastAsia="ja-JP"/>
        </w:rPr>
        <w:t>]</w:t>
      </w:r>
      <w:r w:rsidRPr="00F81127">
        <w:rPr>
          <w:spacing w:val="2"/>
        </w:rPr>
        <w:t xml:space="preserve">, in a study involving over 270,000 participants, also identified five optimal personality profiles: egocentric, flexible, disciplined, sociable, and role model types. Sava and Popa </w:t>
      </w:r>
      <w:r w:rsidR="00D50B96">
        <w:rPr>
          <w:rFonts w:hint="eastAsia"/>
          <w:spacing w:val="2"/>
          <w:lang w:eastAsia="ja-JP"/>
        </w:rPr>
        <w:t>[</w:t>
      </w:r>
      <w:del w:id="88" w:author="Eisuke Tokiwa" w:date="2025-12-15T17:43:00Z" w16du:dateUtc="2025-12-15T08:43:00Z">
        <w:r w:rsidR="00D50B96">
          <w:rPr>
            <w:rFonts w:hint="eastAsia"/>
            <w:spacing w:val="2"/>
            <w:lang w:eastAsia="ja-JP"/>
          </w:rPr>
          <w:delText>27</w:delText>
        </w:r>
      </w:del>
      <w:ins w:id="89" w:author="Eisuke Tokiwa" w:date="2025-12-15T17:43:00Z" w16du:dateUtc="2025-12-15T08:43:00Z">
        <w:r w:rsidR="00A4560D">
          <w:rPr>
            <w:rFonts w:hint="eastAsia"/>
            <w:spacing w:val="2"/>
            <w:lang w:eastAsia="ja-JP"/>
          </w:rPr>
          <w:t>31</w:t>
        </w:r>
      </w:ins>
      <w:r w:rsidR="00D50B96">
        <w:rPr>
          <w:rFonts w:hint="eastAsia"/>
          <w:spacing w:val="2"/>
          <w:lang w:eastAsia="ja-JP"/>
        </w:rPr>
        <w:t>]</w:t>
      </w:r>
      <w:r w:rsidRPr="00F81127">
        <w:rPr>
          <w:spacing w:val="2"/>
        </w:rPr>
        <w:t xml:space="preserve">, conducting a cluster analysis on a Romanian sample, identified five personality types, including resilient, overcontrolled, and undercontrolled types, as well as average and reserved types. In Japan, Kase et al. </w:t>
      </w:r>
      <w:r w:rsidR="00D50B96">
        <w:rPr>
          <w:rFonts w:hint="eastAsia"/>
          <w:spacing w:val="2"/>
          <w:lang w:eastAsia="ja-JP"/>
        </w:rPr>
        <w:t>[</w:t>
      </w:r>
      <w:del w:id="90" w:author="Eisuke Tokiwa" w:date="2025-12-15T17:43:00Z" w16du:dateUtc="2025-12-15T08:43:00Z">
        <w:r w:rsidRPr="00F81127">
          <w:rPr>
            <w:spacing w:val="2"/>
          </w:rPr>
          <w:delText>28</w:delText>
        </w:r>
      </w:del>
      <w:ins w:id="91" w:author="Eisuke Tokiwa" w:date="2025-12-15T17:43:00Z" w16du:dateUtc="2025-12-15T08:43:00Z">
        <w:r w:rsidR="00A4560D">
          <w:rPr>
            <w:rFonts w:hint="eastAsia"/>
            <w:spacing w:val="2"/>
            <w:lang w:eastAsia="ja-JP"/>
          </w:rPr>
          <w:t>32</w:t>
        </w:r>
      </w:ins>
      <w:r w:rsidR="00D50B96">
        <w:rPr>
          <w:rFonts w:hint="eastAsia"/>
          <w:spacing w:val="2"/>
          <w:lang w:eastAsia="ja-JP"/>
        </w:rPr>
        <w:t>]</w:t>
      </w:r>
      <w:r w:rsidRPr="00F81127">
        <w:rPr>
          <w:spacing w:val="2"/>
        </w:rPr>
        <w:t>, based on Big Five traits, identified four personality types, suggesting the existence of a "Not Identifiables" type unique to Japan, characterized by low Extraversion and high Agreeableness.</w:t>
      </w:r>
      <w:r w:rsidR="00E03D5B">
        <w:rPr>
          <w:rFonts w:hint="eastAsia"/>
          <w:spacing w:val="2"/>
          <w:lang w:eastAsia="ja-JP"/>
        </w:rPr>
        <w:t xml:space="preserve"> </w:t>
      </w:r>
      <w:del w:id="92" w:author="Eisuke Tokiwa" w:date="2025-12-15T17:43:00Z" w16du:dateUtc="2025-12-15T08:43:00Z">
        <w:r w:rsidRPr="00F81127">
          <w:rPr>
            <w:spacing w:val="2"/>
          </w:rPr>
          <w:delText xml:space="preserve">Gerlach et al. </w:delText>
        </w:r>
        <w:r w:rsidR="00D50B96">
          <w:rPr>
            <w:rFonts w:hint="eastAsia"/>
            <w:spacing w:val="2"/>
            <w:lang w:eastAsia="ja-JP"/>
          </w:rPr>
          <w:delText>[29</w:delText>
        </w:r>
      </w:del>
      <w:ins w:id="93" w:author="Eisuke Tokiwa" w:date="2025-12-15T17:43:00Z" w16du:dateUtc="2025-12-15T08:43:00Z">
        <w:r w:rsidR="00E03D5B" w:rsidRPr="00E03D5B">
          <w:rPr>
            <w:spacing w:val="2"/>
            <w:lang w:eastAsia="ja-JP"/>
          </w:rPr>
          <w:t>In addition to these earlier findings, recent work has applied latent profile analysis to integrate HEXACO traits with socially aversive dimensions such as the Dark Triad. She et al. (2025) identified five robust personality profiles across UK and Dutch samples and demonstrated that profile structures are partly universal but also shaped by cultural norms. Their results highlight how person-centered models can uncover non-linear combinations of traits that differ from traditional trait-level interpretations, underscoring the importance of examining culturally grounded personality configurations in non-Western contexts [</w:t>
        </w:r>
        <w:r w:rsidR="00E03D5B">
          <w:rPr>
            <w:rFonts w:hint="eastAsia"/>
            <w:spacing w:val="2"/>
            <w:lang w:eastAsia="ja-JP"/>
          </w:rPr>
          <w:t>33</w:t>
        </w:r>
        <w:r w:rsidR="00E03D5B" w:rsidRPr="00E03D5B">
          <w:rPr>
            <w:spacing w:val="2"/>
            <w:lang w:eastAsia="ja-JP"/>
          </w:rPr>
          <w:t>].</w:t>
        </w:r>
        <w:r w:rsidRPr="00F81127">
          <w:rPr>
            <w:spacing w:val="2"/>
          </w:rPr>
          <w:t xml:space="preserve"> Gerlach et al. </w:t>
        </w:r>
        <w:r w:rsidR="00D50B96">
          <w:rPr>
            <w:rFonts w:hint="eastAsia"/>
            <w:spacing w:val="2"/>
            <w:lang w:eastAsia="ja-JP"/>
          </w:rPr>
          <w:t>[</w:t>
        </w:r>
        <w:r w:rsidR="00A4560D">
          <w:rPr>
            <w:rFonts w:hint="eastAsia"/>
            <w:spacing w:val="2"/>
            <w:lang w:eastAsia="ja-JP"/>
          </w:rPr>
          <w:t>3</w:t>
        </w:r>
        <w:r w:rsidR="00E03D5B">
          <w:rPr>
            <w:rFonts w:hint="eastAsia"/>
            <w:spacing w:val="2"/>
            <w:lang w:eastAsia="ja-JP"/>
          </w:rPr>
          <w:t>4</w:t>
        </w:r>
      </w:ins>
      <w:r w:rsidR="00D50B96">
        <w:rPr>
          <w:rFonts w:hint="eastAsia"/>
          <w:spacing w:val="2"/>
          <w:lang w:eastAsia="ja-JP"/>
        </w:rPr>
        <w:t>]</w:t>
      </w:r>
      <w:r w:rsidRPr="00F81127">
        <w:rPr>
          <w:spacing w:val="2"/>
        </w:rPr>
        <w:t xml:space="preserve"> reported four distinct personality types in a study involving over 1.5 </w:t>
      </w:r>
      <w:r w:rsidRPr="00F81127">
        <w:rPr>
          <w:spacing w:val="2"/>
        </w:rPr>
        <w:t xml:space="preserve">million participants: average, role model, egocentric, and reserved types. Kerber et al. </w:t>
      </w:r>
      <w:r w:rsidR="00D50B96">
        <w:rPr>
          <w:rFonts w:hint="eastAsia"/>
          <w:spacing w:val="2"/>
          <w:lang w:eastAsia="ja-JP"/>
        </w:rPr>
        <w:t>[</w:t>
      </w:r>
      <w:del w:id="94" w:author="Eisuke Tokiwa" w:date="2025-12-15T17:43:00Z" w16du:dateUtc="2025-12-15T08:43:00Z">
        <w:r w:rsidR="00D50B96">
          <w:rPr>
            <w:rFonts w:hint="eastAsia"/>
            <w:spacing w:val="2"/>
            <w:lang w:eastAsia="ja-JP"/>
          </w:rPr>
          <w:delText>30</w:delText>
        </w:r>
      </w:del>
      <w:ins w:id="95" w:author="Eisuke Tokiwa" w:date="2025-12-15T17:43:00Z" w16du:dateUtc="2025-12-15T08:43:00Z">
        <w:r w:rsidR="00D50B96">
          <w:rPr>
            <w:rFonts w:hint="eastAsia"/>
            <w:spacing w:val="2"/>
            <w:lang w:eastAsia="ja-JP"/>
          </w:rPr>
          <w:t>3</w:t>
        </w:r>
        <w:r w:rsidR="00E03D5B">
          <w:rPr>
            <w:rFonts w:hint="eastAsia"/>
            <w:spacing w:val="2"/>
            <w:lang w:eastAsia="ja-JP"/>
          </w:rPr>
          <w:t>5</w:t>
        </w:r>
      </w:ins>
      <w:r w:rsidR="00D50B96">
        <w:rPr>
          <w:rFonts w:hint="eastAsia"/>
          <w:spacing w:val="2"/>
          <w:lang w:eastAsia="ja-JP"/>
        </w:rPr>
        <w:t>]</w:t>
      </w:r>
      <w:r w:rsidRPr="00F81127">
        <w:rPr>
          <w:spacing w:val="2"/>
        </w:rPr>
        <w:t>, reviewing the literature and using a large German dataset, concluded that five personality types (resilient, overcontrolled, undercontrolled, reserved, and vulnerable-resilient) were optimal. These existing studies highlight several challenges. First, the choice of clustering algorithms can significantly impact results. Many studies use only a single algorithm, but comparing multiple algorithms can yield more robust results. Second, the methods for evaluating cluster solution validity remain a concern. It is important to consider both internal and external validity and use multiple indicators for comprehensive evaluation. Third, much of the existing research is based on Western cultural data, raising the possibility that cultural diversity is underrepresented. Cross-cultural comparisons are needed to clarify the universality and specificity of personality types. Finally, studies using the HEXACO model for personality type research are still relatively rare, particularly in non-Western cultures. Further research is needed to investigate how the HEXACO model’s Honesty-Humility factor contributes to the formation of personality types. Addressing these challenges can help establish a stronger scientific foundation for personality type research and contribute to the advancement of individual differences psychology.</w:t>
      </w:r>
    </w:p>
    <w:p w14:paraId="713E4EFF" w14:textId="77777777" w:rsidR="00F81127" w:rsidRPr="00F81127" w:rsidRDefault="00F81127" w:rsidP="00600238">
      <w:pPr>
        <w:pStyle w:val="PARA"/>
        <w:spacing w:line="240" w:lineRule="auto"/>
        <w:rPr>
          <w:b/>
          <w:bCs/>
          <w:spacing w:val="2"/>
        </w:rPr>
      </w:pPr>
      <w:r w:rsidRPr="00F81127">
        <w:rPr>
          <w:b/>
          <w:bCs/>
          <w:spacing w:val="2"/>
        </w:rPr>
        <w:t>The Relationship Between Culture and Personality</w:t>
      </w:r>
    </w:p>
    <w:p w14:paraId="7E698C29" w14:textId="400C1F96" w:rsidR="00F81127" w:rsidRPr="00F81127" w:rsidRDefault="00F81127" w:rsidP="00600238">
      <w:pPr>
        <w:pStyle w:val="PARA"/>
        <w:spacing w:line="240" w:lineRule="auto"/>
        <w:ind w:firstLine="720"/>
        <w:rPr>
          <w:spacing w:val="2"/>
        </w:rPr>
      </w:pPr>
      <w:r w:rsidRPr="00F81127">
        <w:rPr>
          <w:spacing w:val="2"/>
        </w:rPr>
        <w:t>The relationship between culture and personality is an important and complex theme in psychological research. The universality hypothesis of personality traits posits that the basic structure of personality is common across cultures</w:t>
      </w:r>
      <w:r w:rsidR="00D50B96">
        <w:rPr>
          <w:rFonts w:hint="eastAsia"/>
          <w:spacing w:val="2"/>
          <w:lang w:eastAsia="ja-JP"/>
        </w:rPr>
        <w:t xml:space="preserve"> [</w:t>
      </w:r>
      <w:del w:id="96" w:author="Eisuke Tokiwa" w:date="2025-12-15T17:43:00Z" w16du:dateUtc="2025-12-15T08:43:00Z">
        <w:r w:rsidR="00D50B96">
          <w:rPr>
            <w:rFonts w:hint="eastAsia"/>
            <w:spacing w:val="2"/>
            <w:lang w:eastAsia="ja-JP"/>
          </w:rPr>
          <w:delText>3</w:delText>
        </w:r>
      </w:del>
      <w:ins w:id="97" w:author="Eisuke Tokiwa" w:date="2025-12-15T17:43:00Z" w16du:dateUtc="2025-12-15T08:43:00Z">
        <w:r w:rsidR="00A4560D">
          <w:rPr>
            <w:rFonts w:hint="eastAsia"/>
            <w:spacing w:val="2"/>
            <w:lang w:eastAsia="ja-JP"/>
          </w:rPr>
          <w:t>7</w:t>
        </w:r>
      </w:ins>
      <w:r w:rsidR="00D50B96">
        <w:rPr>
          <w:rFonts w:hint="eastAsia"/>
          <w:spacing w:val="2"/>
          <w:lang w:eastAsia="ja-JP"/>
        </w:rPr>
        <w:t>]</w:t>
      </w:r>
      <w:r w:rsidRPr="00F81127">
        <w:rPr>
          <w:spacing w:val="2"/>
        </w:rPr>
        <w:t>. This hypothesis is supported by findings that major personality models, such as the Big Five and HEXACO, are consistently replicated across different cultural contexts</w:t>
      </w:r>
      <w:r w:rsidR="00D50B96">
        <w:rPr>
          <w:rFonts w:hint="eastAsia"/>
          <w:spacing w:val="2"/>
          <w:lang w:eastAsia="ja-JP"/>
        </w:rPr>
        <w:t xml:space="preserve"> [</w:t>
      </w:r>
      <w:del w:id="98" w:author="Eisuke Tokiwa" w:date="2025-12-15T17:43:00Z" w16du:dateUtc="2025-12-15T08:43:00Z">
        <w:r w:rsidR="00D50B96">
          <w:rPr>
            <w:rFonts w:hint="eastAsia"/>
            <w:spacing w:val="2"/>
            <w:lang w:eastAsia="ja-JP"/>
          </w:rPr>
          <w:delText>14</w:delText>
        </w:r>
      </w:del>
      <w:ins w:id="99" w:author="Eisuke Tokiwa" w:date="2025-12-15T17:43:00Z" w16du:dateUtc="2025-12-15T08:43:00Z">
        <w:r w:rsidR="00D50B96">
          <w:rPr>
            <w:rFonts w:hint="eastAsia"/>
            <w:spacing w:val="2"/>
            <w:lang w:eastAsia="ja-JP"/>
          </w:rPr>
          <w:t>1</w:t>
        </w:r>
        <w:r w:rsidR="00A4560D">
          <w:rPr>
            <w:rFonts w:hint="eastAsia"/>
            <w:spacing w:val="2"/>
            <w:lang w:eastAsia="ja-JP"/>
          </w:rPr>
          <w:t>8</w:t>
        </w:r>
      </w:ins>
      <w:r w:rsidR="00D50B96">
        <w:rPr>
          <w:rFonts w:hint="eastAsia"/>
          <w:spacing w:val="2"/>
          <w:lang w:eastAsia="ja-JP"/>
        </w:rPr>
        <w:t>]</w:t>
      </w:r>
      <w:r w:rsidRPr="00F81127">
        <w:rPr>
          <w:spacing w:val="2"/>
        </w:rPr>
        <w:t xml:space="preserve">. However, while the universality of personality structures is supported, cultural differences cannot be ignored. Significant differences in the expression and evaluation of personality traits are observed between Western and Eastern cultures. For example, Western cultures tend to emphasize individualistic values, where self-assertion and individual expression are prioritized, whereas Eastern cultures, including Japan, tend to emphasize collectivist values, where relationships with others and harmony are prioritized </w:t>
      </w:r>
      <w:r w:rsidR="00D50B96">
        <w:rPr>
          <w:rFonts w:hint="eastAsia"/>
          <w:spacing w:val="2"/>
          <w:lang w:eastAsia="ja-JP"/>
        </w:rPr>
        <w:t>[</w:t>
      </w:r>
      <w:del w:id="100" w:author="Eisuke Tokiwa" w:date="2025-12-15T17:43:00Z" w16du:dateUtc="2025-12-15T08:43:00Z">
        <w:r w:rsidR="00D50B96">
          <w:rPr>
            <w:rFonts w:hint="eastAsia"/>
            <w:spacing w:val="2"/>
            <w:lang w:eastAsia="ja-JP"/>
          </w:rPr>
          <w:delText>31</w:delText>
        </w:r>
      </w:del>
      <w:ins w:id="101" w:author="Eisuke Tokiwa" w:date="2025-12-15T17:43:00Z" w16du:dateUtc="2025-12-15T08:43:00Z">
        <w:r w:rsidR="00D50B96">
          <w:rPr>
            <w:rFonts w:hint="eastAsia"/>
            <w:spacing w:val="2"/>
            <w:lang w:eastAsia="ja-JP"/>
          </w:rPr>
          <w:t>3</w:t>
        </w:r>
        <w:r w:rsidR="00E03D5B">
          <w:rPr>
            <w:rFonts w:hint="eastAsia"/>
            <w:spacing w:val="2"/>
            <w:lang w:eastAsia="ja-JP"/>
          </w:rPr>
          <w:t>6</w:t>
        </w:r>
      </w:ins>
      <w:r w:rsidR="00D50B96">
        <w:rPr>
          <w:rFonts w:hint="eastAsia"/>
          <w:spacing w:val="2"/>
          <w:lang w:eastAsia="ja-JP"/>
        </w:rPr>
        <w:t>]</w:t>
      </w:r>
      <w:r w:rsidRPr="00F81127">
        <w:rPr>
          <w:spacing w:val="2"/>
        </w:rPr>
        <w:t xml:space="preserve">. These cultural differences may influence the manifestation and interpretation of personality traits. In the context of Japanese culture, several distinctive trends have been reported. Schmitt et al. </w:t>
      </w:r>
      <w:r w:rsidR="00D50B96">
        <w:rPr>
          <w:rFonts w:hint="eastAsia"/>
          <w:spacing w:val="2"/>
          <w:lang w:eastAsia="ja-JP"/>
        </w:rPr>
        <w:t>[</w:t>
      </w:r>
      <w:del w:id="102" w:author="Eisuke Tokiwa" w:date="2025-12-15T17:43:00Z" w16du:dateUtc="2025-12-15T08:43:00Z">
        <w:r w:rsidR="00D50B96">
          <w:rPr>
            <w:rFonts w:hint="eastAsia"/>
            <w:spacing w:val="2"/>
            <w:lang w:eastAsia="ja-JP"/>
          </w:rPr>
          <w:delText>32</w:delText>
        </w:r>
      </w:del>
      <w:ins w:id="103" w:author="Eisuke Tokiwa" w:date="2025-12-15T17:43:00Z" w16du:dateUtc="2025-12-15T08:43:00Z">
        <w:r w:rsidR="00D50B96">
          <w:rPr>
            <w:rFonts w:hint="eastAsia"/>
            <w:spacing w:val="2"/>
            <w:lang w:eastAsia="ja-JP"/>
          </w:rPr>
          <w:t>3</w:t>
        </w:r>
        <w:r w:rsidR="00E03D5B">
          <w:rPr>
            <w:rFonts w:hint="eastAsia"/>
            <w:spacing w:val="2"/>
            <w:lang w:eastAsia="ja-JP"/>
          </w:rPr>
          <w:t>7</w:t>
        </w:r>
      </w:ins>
      <w:r w:rsidR="00D50B96">
        <w:rPr>
          <w:rFonts w:hint="eastAsia"/>
          <w:spacing w:val="2"/>
          <w:lang w:eastAsia="ja-JP"/>
        </w:rPr>
        <w:t>]</w:t>
      </w:r>
      <w:r w:rsidRPr="00F81127">
        <w:rPr>
          <w:spacing w:val="2"/>
        </w:rPr>
        <w:t>, in a large-scale cross-cultural study involving 56 countries, found that compared to other nations, Japanese individuals exhibited the following traits:</w:t>
      </w:r>
    </w:p>
    <w:p w14:paraId="32330718" w14:textId="77777777" w:rsidR="00F81127" w:rsidRPr="00F81127" w:rsidRDefault="00F81127" w:rsidP="00600238">
      <w:pPr>
        <w:pStyle w:val="PARA"/>
        <w:spacing w:line="240" w:lineRule="auto"/>
        <w:rPr>
          <w:spacing w:val="2"/>
        </w:rPr>
      </w:pPr>
      <w:r w:rsidRPr="00F81127">
        <w:rPr>
          <w:spacing w:val="2"/>
        </w:rPr>
        <w:t>-</w:t>
      </w:r>
      <w:r w:rsidRPr="00F81127">
        <w:rPr>
          <w:spacing w:val="2"/>
        </w:rPr>
        <w:tab/>
        <w:t>High Neuroticism: Japanese individuals tend to experience negative emotions such as anxiety and depression more frequently.</w:t>
      </w:r>
    </w:p>
    <w:p w14:paraId="6AA3E37B" w14:textId="77777777" w:rsidR="00F81127" w:rsidRPr="00F81127" w:rsidRDefault="00F81127" w:rsidP="00600238">
      <w:pPr>
        <w:pStyle w:val="PARA"/>
        <w:spacing w:line="240" w:lineRule="auto"/>
        <w:rPr>
          <w:spacing w:val="2"/>
        </w:rPr>
      </w:pPr>
      <w:r w:rsidRPr="00F81127">
        <w:rPr>
          <w:spacing w:val="2"/>
        </w:rPr>
        <w:t>-</w:t>
      </w:r>
      <w:r w:rsidRPr="00F81127">
        <w:rPr>
          <w:spacing w:val="2"/>
        </w:rPr>
        <w:tab/>
        <w:t>Low Conscientiousness: Japanese individuals scored lower in aspects of planning and self-discipline compared to other nations.</w:t>
      </w:r>
    </w:p>
    <w:p w14:paraId="2C5AD5A1" w14:textId="77777777" w:rsidR="00F81127" w:rsidRPr="00F81127" w:rsidRDefault="00F81127" w:rsidP="00600238">
      <w:pPr>
        <w:pStyle w:val="PARA"/>
        <w:spacing w:line="240" w:lineRule="auto"/>
        <w:rPr>
          <w:spacing w:val="2"/>
        </w:rPr>
      </w:pPr>
      <w:r w:rsidRPr="00F81127">
        <w:rPr>
          <w:spacing w:val="2"/>
        </w:rPr>
        <w:lastRenderedPageBreak/>
        <w:t>-</w:t>
      </w:r>
      <w:r w:rsidRPr="00F81127">
        <w:rPr>
          <w:spacing w:val="2"/>
        </w:rPr>
        <w:tab/>
        <w:t>Low Extraversion: Japanese individuals tend to be more reserved and less sociable.</w:t>
      </w:r>
    </w:p>
    <w:p w14:paraId="33C24334" w14:textId="77777777" w:rsidR="00F81127" w:rsidRPr="00F81127" w:rsidRDefault="00F81127" w:rsidP="00600238">
      <w:pPr>
        <w:pStyle w:val="PARA"/>
        <w:spacing w:line="240" w:lineRule="auto"/>
        <w:rPr>
          <w:spacing w:val="2"/>
        </w:rPr>
      </w:pPr>
      <w:r w:rsidRPr="00F81127">
        <w:rPr>
          <w:spacing w:val="2"/>
        </w:rPr>
        <w:t>-</w:t>
      </w:r>
      <w:r w:rsidRPr="00F81127">
        <w:rPr>
          <w:spacing w:val="2"/>
        </w:rPr>
        <w:tab/>
        <w:t>Low Agreeableness: Japanese individuals scored slightly lower in cooperation and altruism.</w:t>
      </w:r>
    </w:p>
    <w:p w14:paraId="3E98E0D5" w14:textId="77777777" w:rsidR="00F81127" w:rsidRPr="00F81127" w:rsidRDefault="00F81127" w:rsidP="00600238">
      <w:pPr>
        <w:pStyle w:val="PARA"/>
        <w:spacing w:line="240" w:lineRule="auto"/>
        <w:rPr>
          <w:spacing w:val="2"/>
        </w:rPr>
      </w:pPr>
      <w:r w:rsidRPr="00F81127">
        <w:rPr>
          <w:spacing w:val="2"/>
        </w:rPr>
        <w:t>-</w:t>
      </w:r>
      <w:r w:rsidRPr="00F81127">
        <w:rPr>
          <w:spacing w:val="2"/>
        </w:rPr>
        <w:tab/>
        <w:t>Low Openness: Japanese individuals tended to be more conservative and less open to new experiences.</w:t>
      </w:r>
    </w:p>
    <w:p w14:paraId="09F61509" w14:textId="142A39E8" w:rsidR="00F81127" w:rsidRPr="00F81127" w:rsidRDefault="00F81127" w:rsidP="00600238">
      <w:pPr>
        <w:pStyle w:val="PARA"/>
        <w:spacing w:line="240" w:lineRule="auto"/>
        <w:rPr>
          <w:spacing w:val="2"/>
        </w:rPr>
      </w:pPr>
      <w:r w:rsidRPr="00F81127">
        <w:rPr>
          <w:spacing w:val="2"/>
        </w:rPr>
        <w:t xml:space="preserve">These traits are closely related to Japanese cultural values and social norms. Notably, the high level of Neuroticism has been confirmed in studies by Kase et al. </w:t>
      </w:r>
      <w:r w:rsidR="00D50B96">
        <w:rPr>
          <w:rFonts w:hint="eastAsia"/>
          <w:spacing w:val="2"/>
          <w:lang w:eastAsia="ja-JP"/>
        </w:rPr>
        <w:t>[</w:t>
      </w:r>
      <w:del w:id="104" w:author="Eisuke Tokiwa" w:date="2025-12-15T17:43:00Z" w16du:dateUtc="2025-12-15T08:43:00Z">
        <w:r w:rsidRPr="00F81127">
          <w:rPr>
            <w:spacing w:val="2"/>
          </w:rPr>
          <w:delText>28</w:delText>
        </w:r>
      </w:del>
      <w:ins w:id="105" w:author="Eisuke Tokiwa" w:date="2025-12-15T17:43:00Z" w16du:dateUtc="2025-12-15T08:43:00Z">
        <w:r w:rsidR="00A4560D">
          <w:rPr>
            <w:rFonts w:hint="eastAsia"/>
            <w:spacing w:val="2"/>
            <w:lang w:eastAsia="ja-JP"/>
          </w:rPr>
          <w:t>32</w:t>
        </w:r>
      </w:ins>
      <w:r w:rsidR="00D50B96">
        <w:rPr>
          <w:rFonts w:hint="eastAsia"/>
          <w:spacing w:val="2"/>
          <w:lang w:eastAsia="ja-JP"/>
        </w:rPr>
        <w:t>]</w:t>
      </w:r>
      <w:r w:rsidRPr="00F81127">
        <w:rPr>
          <w:spacing w:val="2"/>
        </w:rPr>
        <w:t>, who suggested the existence of a "Not Identifiables" type unique to Japan, characterized by low Extraversion and high Agreeableness. Furthermore, Jonason et al.</w:t>
      </w:r>
      <w:r w:rsidR="00695A46">
        <w:rPr>
          <w:rFonts w:hint="eastAsia"/>
          <w:spacing w:val="2"/>
          <w:lang w:eastAsia="ja-JP"/>
        </w:rPr>
        <w:t xml:space="preserve"> </w:t>
      </w:r>
      <w:r w:rsidR="00D50B96">
        <w:rPr>
          <w:rFonts w:hint="eastAsia"/>
          <w:spacing w:val="2"/>
          <w:lang w:eastAsia="ja-JP"/>
        </w:rPr>
        <w:t>[</w:t>
      </w:r>
      <w:del w:id="106" w:author="Eisuke Tokiwa" w:date="2025-12-15T17:43:00Z" w16du:dateUtc="2025-12-15T08:43:00Z">
        <w:r w:rsidR="00D50B96">
          <w:rPr>
            <w:rFonts w:hint="eastAsia"/>
            <w:spacing w:val="2"/>
            <w:lang w:eastAsia="ja-JP"/>
          </w:rPr>
          <w:delText>33</w:delText>
        </w:r>
      </w:del>
      <w:ins w:id="107" w:author="Eisuke Tokiwa" w:date="2025-12-15T17:43:00Z" w16du:dateUtc="2025-12-15T08:43:00Z">
        <w:r w:rsidR="00D50B96">
          <w:rPr>
            <w:rFonts w:hint="eastAsia"/>
            <w:spacing w:val="2"/>
            <w:lang w:eastAsia="ja-JP"/>
          </w:rPr>
          <w:t>3</w:t>
        </w:r>
        <w:r w:rsidR="00E03D5B">
          <w:rPr>
            <w:rFonts w:hint="eastAsia"/>
            <w:spacing w:val="2"/>
            <w:lang w:eastAsia="ja-JP"/>
          </w:rPr>
          <w:t>8</w:t>
        </w:r>
      </w:ins>
      <w:r w:rsidR="00D50B96">
        <w:rPr>
          <w:rFonts w:hint="eastAsia"/>
          <w:spacing w:val="2"/>
          <w:lang w:eastAsia="ja-JP"/>
        </w:rPr>
        <w:t>]</w:t>
      </w:r>
      <w:r w:rsidRPr="00F81127">
        <w:rPr>
          <w:spacing w:val="2"/>
        </w:rPr>
        <w:t xml:space="preserve"> found that Japan exhibited higher tendencies of Machiavellianism and psychopathy, two of the Dark Triad traits, compared to other countries. While this may seem contradictory to traditional stereotypes of Japanese culture, these findings may reflect the complex social environment in Japan, where competitive pressures and the pursuit of self-interest, while maintaining outward harmony, play a role in the elevated presence of these traits. Personality research based on the HEXACO model in Japan is still limited, but the Honesty-Humility factor may offer particularly intriguing insights within the context of Japanese culture. The contrast between superficial humility and the relatively higher levels of Machiavellianism in actual behavior may provide new insights into this factor’s role. However, the accumulation of HEXACO data on Japanese individuals remains insufficient. To further explore the relationship between culture and personality, it is essential to conduct additional large-scale studies using the HEXACO model in Japan. Understanding the relationship between culture and personality is vital in today’s increasingly globalized society. To promote mutual understanding and effective communication with people from different cultural backgrounds, it is necessary to consider both the universal and culture-specific aspects of personality. Future research should aim to unravel the complex interaction between culture and personality using more sophisticated measurement methods and analytical techniques.</w:t>
      </w:r>
    </w:p>
    <w:p w14:paraId="4091C2F3" w14:textId="77777777" w:rsidR="00F81127" w:rsidRPr="00F81127" w:rsidRDefault="00F81127" w:rsidP="00600238">
      <w:pPr>
        <w:pStyle w:val="PARA"/>
        <w:spacing w:line="240" w:lineRule="auto"/>
        <w:rPr>
          <w:b/>
          <w:bCs/>
          <w:spacing w:val="2"/>
        </w:rPr>
      </w:pPr>
      <w:r w:rsidRPr="00F81127">
        <w:rPr>
          <w:b/>
          <w:bCs/>
          <w:spacing w:val="2"/>
        </w:rPr>
        <w:t>Purpose and Significance of the Present Study</w:t>
      </w:r>
    </w:p>
    <w:p w14:paraId="32F0C576" w14:textId="77777777" w:rsidR="00F81127" w:rsidRPr="00F81127" w:rsidRDefault="00F81127" w:rsidP="00600238">
      <w:pPr>
        <w:pStyle w:val="PARA"/>
        <w:spacing w:line="240" w:lineRule="auto"/>
        <w:ind w:firstLine="720"/>
        <w:rPr>
          <w:spacing w:val="2"/>
        </w:rPr>
      </w:pPr>
      <w:r w:rsidRPr="00F81127">
        <w:rPr>
          <w:spacing w:val="2"/>
        </w:rPr>
        <w:t>The primary aim of this study is to identify personality types using a large dataset of Japanese individuals based on the HEXACO model and to clarify the characteristics of these types. To achieve this goal, we established the following three research questions:</w:t>
      </w:r>
    </w:p>
    <w:p w14:paraId="59D409E5" w14:textId="26BFA51D" w:rsidR="00F81127" w:rsidRPr="00F81127" w:rsidRDefault="00F81127" w:rsidP="00600238">
      <w:pPr>
        <w:pStyle w:val="PARA"/>
        <w:spacing w:line="240" w:lineRule="auto"/>
        <w:ind w:firstLine="720"/>
        <w:rPr>
          <w:spacing w:val="2"/>
        </w:rPr>
      </w:pPr>
      <w:r w:rsidRPr="00F81127">
        <w:rPr>
          <w:spacing w:val="2"/>
        </w:rPr>
        <w:t xml:space="preserve">Research Question 1: Do the number and characteristics of personality types derived from the Japanese HEXACO data align with those reported in previous studies? This research question seeks to examine the extent to which the personality structure of Japanese individuals aligns with the results of previous studies centered around Western cultures. Studies such as those by Daljeet et al. </w:t>
      </w:r>
      <w:r w:rsidR="00295D0D">
        <w:rPr>
          <w:rFonts w:hint="eastAsia"/>
          <w:spacing w:val="2"/>
          <w:lang w:eastAsia="ja-JP"/>
        </w:rPr>
        <w:t>[</w:t>
      </w:r>
      <w:del w:id="108" w:author="Eisuke Tokiwa" w:date="2025-12-15T17:43:00Z" w16du:dateUtc="2025-12-15T08:43:00Z">
        <w:r w:rsidR="00295D0D">
          <w:rPr>
            <w:rFonts w:hint="eastAsia"/>
            <w:spacing w:val="2"/>
            <w:lang w:eastAsia="ja-JP"/>
          </w:rPr>
          <w:delText>23</w:delText>
        </w:r>
      </w:del>
      <w:ins w:id="109" w:author="Eisuke Tokiwa" w:date="2025-12-15T17:43:00Z" w16du:dateUtc="2025-12-15T08:43:00Z">
        <w:r w:rsidR="00295D0D">
          <w:rPr>
            <w:rFonts w:hint="eastAsia"/>
            <w:spacing w:val="2"/>
            <w:lang w:eastAsia="ja-JP"/>
          </w:rPr>
          <w:t>2</w:t>
        </w:r>
        <w:r w:rsidR="00A4560D">
          <w:rPr>
            <w:rFonts w:hint="eastAsia"/>
            <w:spacing w:val="2"/>
            <w:lang w:eastAsia="ja-JP"/>
          </w:rPr>
          <w:t>7</w:t>
        </w:r>
      </w:ins>
      <w:r w:rsidR="00295D0D">
        <w:rPr>
          <w:rFonts w:hint="eastAsia"/>
          <w:spacing w:val="2"/>
          <w:lang w:eastAsia="ja-JP"/>
        </w:rPr>
        <w:t>]</w:t>
      </w:r>
      <w:r w:rsidRPr="00F81127">
        <w:rPr>
          <w:spacing w:val="2"/>
        </w:rPr>
        <w:t xml:space="preserve"> and Espinoza et al. </w:t>
      </w:r>
      <w:r w:rsidR="00295D0D">
        <w:rPr>
          <w:rFonts w:hint="eastAsia"/>
          <w:spacing w:val="2"/>
          <w:lang w:eastAsia="ja-JP"/>
        </w:rPr>
        <w:t>[</w:t>
      </w:r>
      <w:del w:id="110" w:author="Eisuke Tokiwa" w:date="2025-12-15T17:43:00Z" w16du:dateUtc="2025-12-15T08:43:00Z">
        <w:r w:rsidR="00295D0D">
          <w:rPr>
            <w:rFonts w:hint="eastAsia"/>
            <w:spacing w:val="2"/>
            <w:lang w:eastAsia="ja-JP"/>
          </w:rPr>
          <w:delText>24</w:delText>
        </w:r>
      </w:del>
      <w:ins w:id="111" w:author="Eisuke Tokiwa" w:date="2025-12-15T17:43:00Z" w16du:dateUtc="2025-12-15T08:43:00Z">
        <w:r w:rsidR="00295D0D">
          <w:rPr>
            <w:rFonts w:hint="eastAsia"/>
            <w:spacing w:val="2"/>
            <w:lang w:eastAsia="ja-JP"/>
          </w:rPr>
          <w:t>2</w:t>
        </w:r>
        <w:r w:rsidR="00A4560D">
          <w:rPr>
            <w:rFonts w:hint="eastAsia"/>
            <w:spacing w:val="2"/>
            <w:lang w:eastAsia="ja-JP"/>
          </w:rPr>
          <w:t>8</w:t>
        </w:r>
      </w:ins>
      <w:r w:rsidR="00295D0D">
        <w:rPr>
          <w:rFonts w:hint="eastAsia"/>
          <w:spacing w:val="2"/>
          <w:lang w:eastAsia="ja-JP"/>
        </w:rPr>
        <w:t>]</w:t>
      </w:r>
      <w:r w:rsidRPr="00F81127">
        <w:rPr>
          <w:spacing w:val="2"/>
        </w:rPr>
        <w:t xml:space="preserve"> have identified five personality types based on the HEXACO model. In this study, we will investigate whether the number of types extracted from the Japanese data matches the results of prior studies and whether the characteristic </w:t>
      </w:r>
      <w:r w:rsidRPr="00F81127">
        <w:rPr>
          <w:spacing w:val="2"/>
        </w:rPr>
        <w:t>profiles of each type are similar. This comparison is expected to provide new insights into the universality and cultural specificity of personality types.</w:t>
      </w:r>
    </w:p>
    <w:p w14:paraId="368C81B7" w14:textId="3BE5B22D" w:rsidR="00F81127" w:rsidRPr="00F81127" w:rsidRDefault="00F81127" w:rsidP="00600238">
      <w:pPr>
        <w:pStyle w:val="PARA"/>
        <w:spacing w:line="240" w:lineRule="auto"/>
        <w:ind w:firstLine="720"/>
        <w:rPr>
          <w:spacing w:val="2"/>
        </w:rPr>
      </w:pPr>
      <w:r w:rsidRPr="00F81127">
        <w:rPr>
          <w:spacing w:val="2"/>
        </w:rPr>
        <w:t xml:space="preserve">Research Question 2: Do the characteristics of the extracted personality types reflect the cultural characteristics of Japan? This question explores how the personality types of Japanese individuals reflect unique features of Japanese culture. According to Schmitt et al. </w:t>
      </w:r>
      <w:r w:rsidR="001543F6">
        <w:rPr>
          <w:rFonts w:hint="eastAsia"/>
          <w:spacing w:val="2"/>
          <w:lang w:eastAsia="ja-JP"/>
        </w:rPr>
        <w:t>[</w:t>
      </w:r>
      <w:del w:id="112" w:author="Eisuke Tokiwa" w:date="2025-12-15T17:43:00Z" w16du:dateUtc="2025-12-15T08:43:00Z">
        <w:r w:rsidR="001543F6">
          <w:rPr>
            <w:rFonts w:hint="eastAsia"/>
            <w:spacing w:val="2"/>
            <w:lang w:eastAsia="ja-JP"/>
          </w:rPr>
          <w:delText>32</w:delText>
        </w:r>
      </w:del>
      <w:ins w:id="113" w:author="Eisuke Tokiwa" w:date="2025-12-15T17:43:00Z" w16du:dateUtc="2025-12-15T08:43:00Z">
        <w:r w:rsidR="001543F6">
          <w:rPr>
            <w:rFonts w:hint="eastAsia"/>
            <w:spacing w:val="2"/>
            <w:lang w:eastAsia="ja-JP"/>
          </w:rPr>
          <w:t>3</w:t>
        </w:r>
        <w:r w:rsidR="00A4560D">
          <w:rPr>
            <w:rFonts w:hint="eastAsia"/>
            <w:spacing w:val="2"/>
            <w:lang w:eastAsia="ja-JP"/>
          </w:rPr>
          <w:t>6</w:t>
        </w:r>
      </w:ins>
      <w:r w:rsidR="001543F6">
        <w:rPr>
          <w:rFonts w:hint="eastAsia"/>
          <w:spacing w:val="2"/>
          <w:lang w:eastAsia="ja-JP"/>
        </w:rPr>
        <w:t>]</w:t>
      </w:r>
      <w:r w:rsidRPr="00F81127">
        <w:rPr>
          <w:spacing w:val="2"/>
        </w:rPr>
        <w:t xml:space="preserve">, Japanese individuals exhibit higher levels of Neuroticism and lower levels of Conscientiousness, Extraversion, Agreeableness, and Openness compared to other nations. Kase et al. </w:t>
      </w:r>
      <w:r w:rsidR="00295D0D">
        <w:rPr>
          <w:rFonts w:hint="eastAsia"/>
          <w:spacing w:val="2"/>
          <w:lang w:eastAsia="ja-JP"/>
        </w:rPr>
        <w:t>[</w:t>
      </w:r>
      <w:del w:id="114" w:author="Eisuke Tokiwa" w:date="2025-12-15T17:43:00Z" w16du:dateUtc="2025-12-15T08:43:00Z">
        <w:r w:rsidR="00295D0D">
          <w:rPr>
            <w:rFonts w:hint="eastAsia"/>
            <w:spacing w:val="2"/>
            <w:lang w:eastAsia="ja-JP"/>
          </w:rPr>
          <w:delText>28</w:delText>
        </w:r>
      </w:del>
      <w:ins w:id="115" w:author="Eisuke Tokiwa" w:date="2025-12-15T17:43:00Z" w16du:dateUtc="2025-12-15T08:43:00Z">
        <w:r w:rsidR="00A4560D">
          <w:rPr>
            <w:rFonts w:hint="eastAsia"/>
            <w:spacing w:val="2"/>
            <w:lang w:eastAsia="ja-JP"/>
          </w:rPr>
          <w:t>32</w:t>
        </w:r>
      </w:ins>
      <w:r w:rsidR="00295D0D">
        <w:rPr>
          <w:rFonts w:hint="eastAsia"/>
          <w:spacing w:val="2"/>
          <w:lang w:eastAsia="ja-JP"/>
        </w:rPr>
        <w:t>]</w:t>
      </w:r>
      <w:r w:rsidRPr="00F81127">
        <w:rPr>
          <w:spacing w:val="2"/>
        </w:rPr>
        <w:t xml:space="preserve"> also suggested the existence of a unique "Not Identifiables" type in Japan. Furthermore, Jonason et al.</w:t>
      </w:r>
      <w:r w:rsidR="00695A46">
        <w:rPr>
          <w:rFonts w:hint="eastAsia"/>
          <w:spacing w:val="2"/>
          <w:lang w:eastAsia="ja-JP"/>
        </w:rPr>
        <w:t xml:space="preserve"> </w:t>
      </w:r>
      <w:r w:rsidR="00295D0D">
        <w:rPr>
          <w:rFonts w:hint="eastAsia"/>
          <w:spacing w:val="2"/>
          <w:lang w:eastAsia="ja-JP"/>
        </w:rPr>
        <w:t>[</w:t>
      </w:r>
      <w:del w:id="116" w:author="Eisuke Tokiwa" w:date="2025-12-15T17:43:00Z" w16du:dateUtc="2025-12-15T08:43:00Z">
        <w:r w:rsidR="00295D0D">
          <w:rPr>
            <w:rFonts w:hint="eastAsia"/>
            <w:spacing w:val="2"/>
            <w:lang w:eastAsia="ja-JP"/>
          </w:rPr>
          <w:delText>33</w:delText>
        </w:r>
      </w:del>
      <w:ins w:id="117" w:author="Eisuke Tokiwa" w:date="2025-12-15T17:43:00Z" w16du:dateUtc="2025-12-15T08:43:00Z">
        <w:r w:rsidR="00295D0D">
          <w:rPr>
            <w:rFonts w:hint="eastAsia"/>
            <w:spacing w:val="2"/>
            <w:lang w:eastAsia="ja-JP"/>
          </w:rPr>
          <w:t>3</w:t>
        </w:r>
        <w:r w:rsidR="00A4560D">
          <w:rPr>
            <w:rFonts w:hint="eastAsia"/>
            <w:spacing w:val="2"/>
            <w:lang w:eastAsia="ja-JP"/>
          </w:rPr>
          <w:t>7</w:t>
        </w:r>
      </w:ins>
      <w:r w:rsidR="00295D0D">
        <w:rPr>
          <w:rFonts w:hint="eastAsia"/>
          <w:spacing w:val="2"/>
          <w:lang w:eastAsia="ja-JP"/>
        </w:rPr>
        <w:t>]</w:t>
      </w:r>
      <w:r w:rsidRPr="00F81127">
        <w:rPr>
          <w:spacing w:val="2"/>
        </w:rPr>
        <w:t xml:space="preserve"> reported higher tendencies of Machiavellianism and psychopathy among Japanese individuals. We will analyze how the personality types extracted in this study reflect these cultural tendencies. This analysis is expected to deepen our understanding of the interaction between culture and personality.</w:t>
      </w:r>
    </w:p>
    <w:p w14:paraId="459DCBE1" w14:textId="30816E65" w:rsidR="0068764E" w:rsidRDefault="00F81127" w:rsidP="00831FB0">
      <w:pPr>
        <w:pStyle w:val="PARA"/>
        <w:spacing w:line="240" w:lineRule="auto"/>
        <w:ind w:firstLine="720"/>
        <w:rPr>
          <w:spacing w:val="2"/>
          <w:lang w:eastAsia="ja-JP"/>
        </w:rPr>
      </w:pPr>
      <w:r w:rsidRPr="00F81127">
        <w:rPr>
          <w:spacing w:val="2"/>
        </w:rPr>
        <w:t>Research Question 3: How do the six factors of the HEXACO model contribute to the formation of personality types in Japanese individuals? This research question examines the role of the six factors of the HEXACO model, particularly the Honesty-Humility factor, in shaping the personality types of Japanese individuals. As a unique factor not included in the Big Five model, the Honesty-Humility factor may play a critical role in understanding the emphasis on humility in Japanese culture, as well as the apparent contradiction between superficial humility and high levels of Machiavellianism. By analyzing the contribution of each factor, we aim to gain a more detailed understanding of the personality structure of Japanese individuals.</w:t>
      </w:r>
      <w:r w:rsidRPr="00643136">
        <w:rPr>
          <w:spacing w:val="2"/>
        </w:rPr>
        <w:t xml:space="preserve"> </w:t>
      </w:r>
    </w:p>
    <w:p w14:paraId="4DC27609" w14:textId="77777777" w:rsidR="0068764E" w:rsidRDefault="0068764E" w:rsidP="0068764E">
      <w:pPr>
        <w:pStyle w:val="PARA"/>
        <w:spacing w:line="240" w:lineRule="auto"/>
        <w:rPr>
          <w:del w:id="118" w:author="Eisuke Tokiwa" w:date="2025-12-15T17:43:00Z" w16du:dateUtc="2025-12-15T08:43:00Z"/>
          <w:spacing w:val="2"/>
          <w:lang w:eastAsia="ja-JP"/>
        </w:rPr>
      </w:pPr>
    </w:p>
    <w:p w14:paraId="1C4DE771" w14:textId="00DABB28" w:rsidR="00E91452" w:rsidRPr="00F448F1" w:rsidRDefault="00643136" w:rsidP="00620CD7">
      <w:pPr>
        <w:pStyle w:val="H1ListSpace"/>
      </w:pPr>
      <w:r>
        <w:br w:type="column"/>
      </w:r>
      <w:r w:rsidR="00620CD7" w:rsidRPr="00620CD7">
        <w:lastRenderedPageBreak/>
        <w:t>MATERIALS AND METHODS</w:t>
      </w:r>
    </w:p>
    <w:p w14:paraId="5DF3405E" w14:textId="15EE3DB1" w:rsidR="00D828C6" w:rsidRPr="00B5501D" w:rsidRDefault="00C762CD" w:rsidP="00600238">
      <w:pPr>
        <w:pStyle w:val="H2First"/>
        <w:numPr>
          <w:ilvl w:val="0"/>
          <w:numId w:val="12"/>
        </w:numPr>
        <w:rPr>
          <w:ins w:id="119" w:author="Eisuke Tokiwa" w:date="2025-12-15T17:43:00Z" w16du:dateUtc="2025-12-15T08:43:00Z"/>
        </w:rPr>
      </w:pPr>
      <w:ins w:id="120" w:author="Eisuke Tokiwa" w:date="2025-12-15T17:43:00Z" w16du:dateUtc="2025-12-15T08:43:00Z">
        <w:r w:rsidRPr="00C762CD">
          <w:rPr>
            <w:lang w:eastAsia="ja-JP"/>
          </w:rPr>
          <w:t>S</w:t>
        </w:r>
        <w:r>
          <w:rPr>
            <w:rFonts w:hint="eastAsia"/>
            <w:lang w:eastAsia="ja-JP"/>
          </w:rPr>
          <w:t>TUDY</w:t>
        </w:r>
        <w:r w:rsidRPr="00C762CD">
          <w:rPr>
            <w:lang w:eastAsia="ja-JP"/>
          </w:rPr>
          <w:t xml:space="preserve"> D</w:t>
        </w:r>
        <w:r>
          <w:rPr>
            <w:rFonts w:hint="eastAsia"/>
            <w:lang w:eastAsia="ja-JP"/>
          </w:rPr>
          <w:t>ESIGN</w:t>
        </w:r>
        <w:r w:rsidRPr="00C762CD">
          <w:rPr>
            <w:lang w:eastAsia="ja-JP"/>
          </w:rPr>
          <w:t xml:space="preserve"> </w:t>
        </w:r>
        <w:r>
          <w:rPr>
            <w:rFonts w:hint="eastAsia"/>
            <w:lang w:eastAsia="ja-JP"/>
          </w:rPr>
          <w:t>AND</w:t>
        </w:r>
        <w:r w:rsidRPr="00C762CD">
          <w:rPr>
            <w:lang w:eastAsia="ja-JP"/>
          </w:rPr>
          <w:t xml:space="preserve"> P</w:t>
        </w:r>
        <w:r>
          <w:rPr>
            <w:rFonts w:hint="eastAsia"/>
            <w:lang w:eastAsia="ja-JP"/>
          </w:rPr>
          <w:t>ARTICIPANTS</w:t>
        </w:r>
      </w:ins>
    </w:p>
    <w:p w14:paraId="37C229E3" w14:textId="46F8A643" w:rsidR="008E3C2B" w:rsidRDefault="008E3C2B" w:rsidP="008E3C2B">
      <w:pPr>
        <w:pStyle w:val="PARA"/>
        <w:ind w:firstLine="180"/>
        <w:rPr>
          <w:ins w:id="121" w:author="Eisuke Tokiwa" w:date="2025-12-15T17:43:00Z" w16du:dateUtc="2025-12-15T08:43:00Z"/>
          <w:lang w:eastAsia="ja-JP"/>
        </w:rPr>
      </w:pPr>
      <w:ins w:id="122" w:author="Eisuke Tokiwa" w:date="2025-12-15T17:43:00Z" w16du:dateUtc="2025-12-15T08:43:00Z">
        <w:r>
          <w:t>This study employed a cross-sectional online survey design. Participants were recruited through public posts on social networking platforms (SNS) in Japan. Eligibility criteria required that individuals be (a) residents of Japan, (b) at least 18 years of age, (c) proficient in Japanese, and (d) able to complete all items of the personality questionnaire. Responses were collected between July 1 and September 30, 2024, using Google Forms. To prevent multiple submissions, each participant was required to log in with a Google account, which restricted participation to a single response per account.</w:t>
        </w:r>
      </w:ins>
    </w:p>
    <w:p w14:paraId="57F93CB9" w14:textId="7B6261FA" w:rsidR="00D828C6" w:rsidRPr="001B1B9C" w:rsidRDefault="008E3C2B" w:rsidP="008E3C2B">
      <w:pPr>
        <w:pStyle w:val="PARA"/>
        <w:spacing w:line="240" w:lineRule="auto"/>
        <w:ind w:firstLine="180"/>
        <w:rPr>
          <w:ins w:id="123" w:author="Eisuke Tokiwa" w:date="2025-12-15T17:43:00Z" w16du:dateUtc="2025-12-15T08:43:00Z"/>
          <w:lang w:eastAsia="ja-JP"/>
        </w:rPr>
      </w:pPr>
      <w:ins w:id="124" w:author="Eisuke Tokiwa" w:date="2025-12-15T17:43:00Z" w16du:dateUtc="2025-12-15T08:43:00Z">
        <w:r>
          <w:t>A total of 13,668 participants were included in the final dataset. This sample size reflects all valid responses obtained during the recruitment period and constitutes a convenience sampling approach without a predetermined target size.</w:t>
        </w:r>
      </w:ins>
    </w:p>
    <w:p w14:paraId="0F9B789A" w14:textId="459A2E5F" w:rsidR="00D828C6" w:rsidRDefault="008E3C2B" w:rsidP="00600238">
      <w:pPr>
        <w:pStyle w:val="H2Cont"/>
        <w:numPr>
          <w:ilvl w:val="0"/>
          <w:numId w:val="12"/>
        </w:numPr>
        <w:rPr>
          <w:moveTo w:id="125" w:author="Eisuke Tokiwa" w:date="2025-12-15T17:43:00Z" w16du:dateUtc="2025-12-15T08:43:00Z"/>
        </w:rPr>
      </w:pPr>
      <w:moveToRangeStart w:id="126" w:author="Eisuke Tokiwa" w:date="2025-12-15T17:43:00Z" w:name="move216713036"/>
      <w:moveTo w:id="127" w:author="Eisuke Tokiwa" w:date="2025-12-15T17:43:00Z" w16du:dateUtc="2025-12-15T08:43:00Z">
        <w:r w:rsidRPr="008E3C2B">
          <w:t>P</w:t>
        </w:r>
        <w:r>
          <w:rPr>
            <w:rFonts w:hint="eastAsia"/>
            <w:lang w:eastAsia="ja-JP"/>
          </w:rPr>
          <w:t>ROCEDURE</w:t>
        </w:r>
      </w:moveTo>
    </w:p>
    <w:moveToRangeEnd w:id="126"/>
    <w:p w14:paraId="383722CB" w14:textId="77777777" w:rsidR="00D828C6" w:rsidRPr="00B5501D" w:rsidRDefault="00730896" w:rsidP="00600238">
      <w:pPr>
        <w:pStyle w:val="H2First"/>
        <w:numPr>
          <w:ilvl w:val="0"/>
          <w:numId w:val="12"/>
        </w:numPr>
        <w:rPr>
          <w:del w:id="128" w:author="Eisuke Tokiwa" w:date="2025-12-15T17:43:00Z" w16du:dateUtc="2025-12-15T08:43:00Z"/>
        </w:rPr>
      </w:pPr>
      <w:del w:id="129" w:author="Eisuke Tokiwa" w:date="2025-12-15T17:43:00Z" w16du:dateUtc="2025-12-15T08:43:00Z">
        <w:r>
          <w:rPr>
            <w:rFonts w:hint="eastAsia"/>
            <w:lang w:eastAsia="ja-JP"/>
          </w:rPr>
          <w:delText>DATA COLLECTION</w:delText>
        </w:r>
      </w:del>
    </w:p>
    <w:p w14:paraId="68AF8E2D" w14:textId="654E73B2" w:rsidR="00730896" w:rsidRDefault="00730896" w:rsidP="00600238">
      <w:pPr>
        <w:pStyle w:val="PARA"/>
        <w:spacing w:line="240" w:lineRule="auto"/>
        <w:rPr>
          <w:del w:id="130" w:author="Eisuke Tokiwa" w:date="2025-12-15T17:43:00Z" w16du:dateUtc="2025-12-15T08:43:00Z"/>
        </w:rPr>
      </w:pPr>
      <w:del w:id="131" w:author="Eisuke Tokiwa" w:date="2025-12-15T17:43:00Z" w16du:dateUtc="2025-12-15T08:43:00Z">
        <w:r>
          <w:delText xml:space="preserve">Data were collected through an online survey from July 1 to September 30, 2024. Participants completed the 60-item Japanese version of the HEXACO-PI-R </w:delText>
        </w:r>
        <w:r w:rsidR="00295D0D">
          <w:rPr>
            <w:rFonts w:hint="eastAsia"/>
            <w:lang w:eastAsia="ja-JP"/>
          </w:rPr>
          <w:delText>[34]</w:delText>
        </w:r>
        <w:r>
          <w:delText>. Responses were only accepted if all items were answered, resulting in valid data from 13,668 participants. The survey was conducted in compliance with the conditions stipulated by hexaco.org, which include ensuring that the survey is not indexed by search engines and is accessible only via a password-protected form. The HEXACO-PI-R consists of six domains, each subdivided into four facets:</w:delText>
        </w:r>
      </w:del>
    </w:p>
    <w:p w14:paraId="540FE668" w14:textId="2D8C8D48" w:rsidR="008E3C2B" w:rsidRDefault="00730896" w:rsidP="008E3C2B">
      <w:pPr>
        <w:pStyle w:val="PARA"/>
        <w:ind w:firstLine="180"/>
        <w:rPr>
          <w:ins w:id="132" w:author="Eisuke Tokiwa" w:date="2025-12-15T17:43:00Z" w16du:dateUtc="2025-12-15T08:43:00Z"/>
          <w:lang w:eastAsia="ja-JP"/>
        </w:rPr>
      </w:pPr>
      <w:del w:id="133" w:author="Eisuke Tokiwa" w:date="2025-12-15T17:43:00Z" w16du:dateUtc="2025-12-15T08:43:00Z">
        <w:r>
          <w:delText>-</w:delText>
        </w:r>
        <w:r>
          <w:tab/>
        </w:r>
      </w:del>
      <w:ins w:id="134" w:author="Eisuke Tokiwa" w:date="2025-12-15T17:43:00Z" w16du:dateUtc="2025-12-15T08:43:00Z">
        <w:r w:rsidR="008E3C2B">
          <w:t>Participants accessed the survey via a publicly available URL shared on SNS platforms. Upon opening the survey, they were presented with an explanation of the study purpose, anonymity, voluntary participation, and data handling procedures. All survey items were set as mandatory in Google Forms, ensuring complete responses with no missing data. As participation was voluntary, participants could discontinue the survey at any time prior to submission. No incentives, rewards, or compensation were offered for participation.</w:t>
        </w:r>
      </w:ins>
    </w:p>
    <w:p w14:paraId="706BC25D" w14:textId="0414CFE3" w:rsidR="00381358" w:rsidRDefault="008E3C2B" w:rsidP="008E3C2B">
      <w:pPr>
        <w:pStyle w:val="PARA"/>
        <w:spacing w:line="240" w:lineRule="auto"/>
        <w:ind w:firstLine="180"/>
        <w:rPr>
          <w:ins w:id="135" w:author="Eisuke Tokiwa" w:date="2025-12-15T17:43:00Z" w16du:dateUtc="2025-12-15T08:43:00Z"/>
        </w:rPr>
      </w:pPr>
      <w:ins w:id="136" w:author="Eisuke Tokiwa" w:date="2025-12-15T17:43:00Z" w16du:dateUtc="2025-12-15T08:43:00Z">
        <w:r>
          <w:t>Data collection was fully automated through the Google Forms system. As such, no direct interaction occurred between participants and researchers or interviewers at any stage of the data collection process.</w:t>
        </w:r>
      </w:ins>
    </w:p>
    <w:p w14:paraId="3919091C" w14:textId="12856E00" w:rsidR="00730896" w:rsidRDefault="008E3C2B" w:rsidP="00600238">
      <w:pPr>
        <w:pStyle w:val="H2Cont"/>
        <w:numPr>
          <w:ilvl w:val="0"/>
          <w:numId w:val="12"/>
        </w:numPr>
        <w:rPr>
          <w:ins w:id="137" w:author="Eisuke Tokiwa" w:date="2025-12-15T17:43:00Z" w16du:dateUtc="2025-12-15T08:43:00Z"/>
        </w:rPr>
      </w:pPr>
      <w:ins w:id="138" w:author="Eisuke Tokiwa" w:date="2025-12-15T17:43:00Z" w16du:dateUtc="2025-12-15T08:43:00Z">
        <w:r>
          <w:rPr>
            <w:rFonts w:hint="eastAsia"/>
            <w:lang w:eastAsia="ja-JP"/>
          </w:rPr>
          <w:t>MEASURE</w:t>
        </w:r>
        <w:r w:rsidR="008D1764">
          <w:rPr>
            <w:rFonts w:hint="eastAsia"/>
            <w:lang w:eastAsia="ja-JP"/>
          </w:rPr>
          <w:t>S</w:t>
        </w:r>
      </w:ins>
    </w:p>
    <w:p w14:paraId="31EE3947" w14:textId="77777777" w:rsidR="00730896" w:rsidRDefault="008E3C2B" w:rsidP="00600238">
      <w:pPr>
        <w:pStyle w:val="PARA"/>
        <w:spacing w:line="240" w:lineRule="auto"/>
        <w:rPr>
          <w:del w:id="139" w:author="Eisuke Tokiwa" w:date="2025-12-15T17:43:00Z" w16du:dateUtc="2025-12-15T08:43:00Z"/>
        </w:rPr>
      </w:pPr>
      <w:ins w:id="140" w:author="Eisuke Tokiwa" w:date="2025-12-15T17:43:00Z" w16du:dateUtc="2025-12-15T08:43:00Z">
        <w:r w:rsidRPr="008E3C2B">
          <w:t>Personality traits were assessed using the HEXACO-60</w:t>
        </w:r>
        <w:r>
          <w:rPr>
            <w:rFonts w:hint="eastAsia"/>
            <w:lang w:eastAsia="ja-JP"/>
          </w:rPr>
          <w:t xml:space="preserve"> [3</w:t>
        </w:r>
        <w:r w:rsidR="00E03D5B">
          <w:rPr>
            <w:rFonts w:hint="eastAsia"/>
            <w:lang w:eastAsia="ja-JP"/>
          </w:rPr>
          <w:t>9</w:t>
        </w:r>
        <w:r>
          <w:rPr>
            <w:rFonts w:hint="eastAsia"/>
            <w:lang w:eastAsia="ja-JP"/>
          </w:rPr>
          <w:t>]</w:t>
        </w:r>
        <w:r w:rsidRPr="008E3C2B">
          <w:t xml:space="preserve">, a validated 60-item inventory measuring six core personality dimensions: </w:t>
        </w:r>
      </w:ins>
      <w:r w:rsidRPr="008E3C2B">
        <w:t>Honesty</w:t>
      </w:r>
      <w:del w:id="141" w:author="Eisuke Tokiwa" w:date="2025-12-15T17:43:00Z" w16du:dateUtc="2025-12-15T08:43:00Z">
        <w:r w:rsidR="00730896">
          <w:delText>-</w:delText>
        </w:r>
      </w:del>
      <w:ins w:id="142" w:author="Eisuke Tokiwa" w:date="2025-12-15T17:43:00Z" w16du:dateUtc="2025-12-15T08:43:00Z">
        <w:r w:rsidRPr="008E3C2B">
          <w:t>–</w:t>
        </w:r>
      </w:ins>
      <w:r w:rsidRPr="008E3C2B">
        <w:t>Humility</w:t>
      </w:r>
      <w:del w:id="143" w:author="Eisuke Tokiwa" w:date="2025-12-15T17:43:00Z" w16du:dateUtc="2025-12-15T08:43:00Z">
        <w:r w:rsidR="00730896">
          <w:delText>: Sincerity, Fairness, Greed Avoidance, Modesty</w:delText>
        </w:r>
      </w:del>
    </w:p>
    <w:p w14:paraId="1B1825F9" w14:textId="77777777" w:rsidR="00730896" w:rsidRDefault="00730896" w:rsidP="00600238">
      <w:pPr>
        <w:pStyle w:val="PARA"/>
        <w:spacing w:line="240" w:lineRule="auto"/>
        <w:rPr>
          <w:del w:id="144" w:author="Eisuke Tokiwa" w:date="2025-12-15T17:43:00Z" w16du:dateUtc="2025-12-15T08:43:00Z"/>
        </w:rPr>
      </w:pPr>
      <w:del w:id="145" w:author="Eisuke Tokiwa" w:date="2025-12-15T17:43:00Z" w16du:dateUtc="2025-12-15T08:43:00Z">
        <w:r>
          <w:delText>-</w:delText>
        </w:r>
        <w:r>
          <w:tab/>
        </w:r>
      </w:del>
      <w:ins w:id="146" w:author="Eisuke Tokiwa" w:date="2025-12-15T17:43:00Z" w16du:dateUtc="2025-12-15T08:43:00Z">
        <w:r w:rsidR="008E3C2B" w:rsidRPr="008E3C2B">
          <w:t xml:space="preserve">, </w:t>
        </w:r>
      </w:ins>
      <w:r w:rsidR="008E3C2B" w:rsidRPr="008E3C2B">
        <w:t>Emotionality</w:t>
      </w:r>
      <w:del w:id="147" w:author="Eisuke Tokiwa" w:date="2025-12-15T17:43:00Z" w16du:dateUtc="2025-12-15T08:43:00Z">
        <w:r>
          <w:delText>: Fearfulness, Anxiety, Dependence, Sentimentality</w:delText>
        </w:r>
      </w:del>
    </w:p>
    <w:p w14:paraId="08757862" w14:textId="77777777" w:rsidR="00730896" w:rsidRDefault="00730896" w:rsidP="00600238">
      <w:pPr>
        <w:pStyle w:val="PARA"/>
        <w:spacing w:line="240" w:lineRule="auto"/>
        <w:rPr>
          <w:del w:id="148" w:author="Eisuke Tokiwa" w:date="2025-12-15T17:43:00Z" w16du:dateUtc="2025-12-15T08:43:00Z"/>
        </w:rPr>
      </w:pPr>
      <w:del w:id="149" w:author="Eisuke Tokiwa" w:date="2025-12-15T17:43:00Z" w16du:dateUtc="2025-12-15T08:43:00Z">
        <w:r>
          <w:delText>-</w:delText>
        </w:r>
        <w:r>
          <w:tab/>
        </w:r>
      </w:del>
      <w:ins w:id="150" w:author="Eisuke Tokiwa" w:date="2025-12-15T17:43:00Z" w16du:dateUtc="2025-12-15T08:43:00Z">
        <w:r w:rsidR="008E3C2B" w:rsidRPr="008E3C2B">
          <w:t xml:space="preserve">, </w:t>
        </w:r>
      </w:ins>
      <w:r w:rsidR="008E3C2B" w:rsidRPr="008E3C2B">
        <w:t>Extraversion</w:t>
      </w:r>
      <w:del w:id="151" w:author="Eisuke Tokiwa" w:date="2025-12-15T17:43:00Z" w16du:dateUtc="2025-12-15T08:43:00Z">
        <w:r>
          <w:delText>: Social Self-Esteem, Social Boldness, Sociability, Liveliness</w:delText>
        </w:r>
      </w:del>
    </w:p>
    <w:p w14:paraId="1D98008D" w14:textId="77777777" w:rsidR="00730896" w:rsidRDefault="00730896" w:rsidP="00600238">
      <w:pPr>
        <w:pStyle w:val="PARA"/>
        <w:spacing w:line="240" w:lineRule="auto"/>
        <w:rPr>
          <w:del w:id="152" w:author="Eisuke Tokiwa" w:date="2025-12-15T17:43:00Z" w16du:dateUtc="2025-12-15T08:43:00Z"/>
        </w:rPr>
      </w:pPr>
      <w:del w:id="153" w:author="Eisuke Tokiwa" w:date="2025-12-15T17:43:00Z" w16du:dateUtc="2025-12-15T08:43:00Z">
        <w:r>
          <w:delText>-</w:delText>
        </w:r>
        <w:r>
          <w:tab/>
        </w:r>
      </w:del>
      <w:ins w:id="154" w:author="Eisuke Tokiwa" w:date="2025-12-15T17:43:00Z" w16du:dateUtc="2025-12-15T08:43:00Z">
        <w:r w:rsidR="008E3C2B" w:rsidRPr="008E3C2B">
          <w:t xml:space="preserve">, </w:t>
        </w:r>
      </w:ins>
      <w:r w:rsidR="008E3C2B" w:rsidRPr="008E3C2B">
        <w:t>Agreeableness</w:t>
      </w:r>
      <w:del w:id="155" w:author="Eisuke Tokiwa" w:date="2025-12-15T17:43:00Z" w16du:dateUtc="2025-12-15T08:43:00Z">
        <w:r>
          <w:delText>: Forgiveness, Gentleness, Flexibility, Patience</w:delText>
        </w:r>
      </w:del>
    </w:p>
    <w:p w14:paraId="6B59D67F" w14:textId="77777777" w:rsidR="00730896" w:rsidRDefault="00730896" w:rsidP="00600238">
      <w:pPr>
        <w:pStyle w:val="PARA"/>
        <w:spacing w:line="240" w:lineRule="auto"/>
        <w:rPr>
          <w:del w:id="156" w:author="Eisuke Tokiwa" w:date="2025-12-15T17:43:00Z" w16du:dateUtc="2025-12-15T08:43:00Z"/>
        </w:rPr>
      </w:pPr>
      <w:del w:id="157" w:author="Eisuke Tokiwa" w:date="2025-12-15T17:43:00Z" w16du:dateUtc="2025-12-15T08:43:00Z">
        <w:r>
          <w:delText>-</w:delText>
        </w:r>
        <w:r>
          <w:tab/>
        </w:r>
      </w:del>
      <w:ins w:id="158" w:author="Eisuke Tokiwa" w:date="2025-12-15T17:43:00Z" w16du:dateUtc="2025-12-15T08:43:00Z">
        <w:r w:rsidR="008E3C2B" w:rsidRPr="008E3C2B">
          <w:t xml:space="preserve">, </w:t>
        </w:r>
      </w:ins>
      <w:r w:rsidR="008E3C2B" w:rsidRPr="008E3C2B">
        <w:t>Conscientiousness</w:t>
      </w:r>
      <w:del w:id="159" w:author="Eisuke Tokiwa" w:date="2025-12-15T17:43:00Z" w16du:dateUtc="2025-12-15T08:43:00Z">
        <w:r>
          <w:delText>: Organization, Diligence, Perfectionism, Prudence</w:delText>
        </w:r>
      </w:del>
    </w:p>
    <w:p w14:paraId="7086A598" w14:textId="77777777" w:rsidR="00730896" w:rsidRDefault="00730896" w:rsidP="00600238">
      <w:pPr>
        <w:pStyle w:val="PARA"/>
        <w:spacing w:line="240" w:lineRule="auto"/>
        <w:rPr>
          <w:del w:id="160" w:author="Eisuke Tokiwa" w:date="2025-12-15T17:43:00Z" w16du:dateUtc="2025-12-15T08:43:00Z"/>
        </w:rPr>
      </w:pPr>
      <w:del w:id="161" w:author="Eisuke Tokiwa" w:date="2025-12-15T17:43:00Z" w16du:dateUtc="2025-12-15T08:43:00Z">
        <w:r>
          <w:delText>-</w:delText>
        </w:r>
        <w:r>
          <w:tab/>
        </w:r>
      </w:del>
      <w:ins w:id="162" w:author="Eisuke Tokiwa" w:date="2025-12-15T17:43:00Z" w16du:dateUtc="2025-12-15T08:43:00Z">
        <w:r w:rsidR="008E3C2B" w:rsidRPr="008E3C2B">
          <w:t xml:space="preserve">, and </w:t>
        </w:r>
      </w:ins>
      <w:r w:rsidR="008E3C2B" w:rsidRPr="008E3C2B">
        <w:t>Openness to Experience</w:t>
      </w:r>
      <w:del w:id="163" w:author="Eisuke Tokiwa" w:date="2025-12-15T17:43:00Z" w16du:dateUtc="2025-12-15T08:43:00Z">
        <w:r>
          <w:delText>: Aesthetic Appreciation, Inquisitiveness, Creativity, Unconventionality</w:delText>
        </w:r>
      </w:del>
    </w:p>
    <w:p w14:paraId="363041E6" w14:textId="0F3F80CC" w:rsidR="00730896" w:rsidRDefault="00730896">
      <w:pPr>
        <w:pStyle w:val="PARA"/>
        <w:spacing w:line="240" w:lineRule="auto"/>
        <w:ind w:firstLine="180"/>
        <w:rPr>
          <w:lang w:eastAsia="ja-JP"/>
        </w:rPr>
        <w:pPrChange w:id="164" w:author="Eisuke Tokiwa" w:date="2025-12-15T17:43:00Z" w16du:dateUtc="2025-12-15T08:43:00Z">
          <w:pPr>
            <w:pStyle w:val="PARA"/>
            <w:spacing w:line="240" w:lineRule="auto"/>
          </w:pPr>
        </w:pPrChange>
      </w:pPr>
      <w:del w:id="165" w:author="Eisuke Tokiwa" w:date="2025-12-15T17:43:00Z" w16du:dateUtc="2025-12-15T08:43:00Z">
        <w:r>
          <w:delText xml:space="preserve">Participants </w:delText>
        </w:r>
      </w:del>
      <w:ins w:id="166" w:author="Eisuke Tokiwa" w:date="2025-12-15T17:43:00Z" w16du:dateUtc="2025-12-15T08:43:00Z">
        <w:r w:rsidR="008E3C2B" w:rsidRPr="008E3C2B">
          <w:t xml:space="preserve">. Each item was </w:t>
        </w:r>
      </w:ins>
      <w:r w:rsidR="008E3C2B" w:rsidRPr="008E3C2B">
        <w:t xml:space="preserve">rated </w:t>
      </w:r>
      <w:del w:id="167" w:author="Eisuke Tokiwa" w:date="2025-12-15T17:43:00Z" w16du:dateUtc="2025-12-15T08:43:00Z">
        <w:r>
          <w:delText xml:space="preserve">each item </w:delText>
        </w:r>
      </w:del>
      <w:r w:rsidR="008E3C2B" w:rsidRPr="008E3C2B">
        <w:t xml:space="preserve">on a </w:t>
      </w:r>
      <w:del w:id="168" w:author="Eisuke Tokiwa" w:date="2025-12-15T17:43:00Z" w16du:dateUtc="2025-12-15T08:43:00Z">
        <w:r>
          <w:delText>5</w:delText>
        </w:r>
      </w:del>
      <w:ins w:id="169" w:author="Eisuke Tokiwa" w:date="2025-12-15T17:43:00Z" w16du:dateUtc="2025-12-15T08:43:00Z">
        <w:r w:rsidR="008E3C2B" w:rsidRPr="008E3C2B">
          <w:t>five</w:t>
        </w:r>
      </w:ins>
      <w:r w:rsidR="008E3C2B" w:rsidRPr="008E3C2B">
        <w:t xml:space="preserve">-point Likert scale </w:t>
      </w:r>
      <w:del w:id="170" w:author="Eisuke Tokiwa" w:date="2025-12-15T17:43:00Z" w16du:dateUtc="2025-12-15T08:43:00Z">
        <w:r>
          <w:delText>(1 = Strongly Disagree, 5 = Strongly Agree). Only anonymous response data were collected; demographic information such as gender and age was not obtained</w:delText>
        </w:r>
      </w:del>
      <w:ins w:id="171" w:author="Eisuke Tokiwa" w:date="2025-12-15T17:43:00Z" w16du:dateUtc="2025-12-15T08:43:00Z">
        <w:r w:rsidR="008E3C2B" w:rsidRPr="008E3C2B">
          <w:t>ranging from 1 (“strongly disagree”) to 5 (“strongly agree”). Mean scores were computed for each factor and used in subsequent analyses</w:t>
        </w:r>
      </w:ins>
      <w:r w:rsidR="008E3C2B" w:rsidRPr="008E3C2B">
        <w:t>.</w:t>
      </w:r>
    </w:p>
    <w:p w14:paraId="559C128E" w14:textId="772E39E8" w:rsidR="00730896" w:rsidRDefault="008E3C2B" w:rsidP="00600238">
      <w:pPr>
        <w:pStyle w:val="H2Cont"/>
        <w:numPr>
          <w:ilvl w:val="0"/>
          <w:numId w:val="12"/>
        </w:numPr>
        <w:rPr>
          <w:ins w:id="172" w:author="Eisuke Tokiwa" w:date="2025-12-15T17:43:00Z" w16du:dateUtc="2025-12-15T08:43:00Z"/>
        </w:rPr>
      </w:pPr>
      <w:ins w:id="173" w:author="Eisuke Tokiwa" w:date="2025-12-15T17:43:00Z" w16du:dateUtc="2025-12-15T08:43:00Z">
        <w:r w:rsidRPr="008E3C2B">
          <w:t>D</w:t>
        </w:r>
        <w:r>
          <w:rPr>
            <w:rFonts w:hint="eastAsia"/>
            <w:lang w:eastAsia="ja-JP"/>
          </w:rPr>
          <w:t>ATA</w:t>
        </w:r>
        <w:r w:rsidRPr="008E3C2B">
          <w:t xml:space="preserve"> S</w:t>
        </w:r>
        <w:r>
          <w:rPr>
            <w:rFonts w:hint="eastAsia"/>
            <w:lang w:eastAsia="ja-JP"/>
          </w:rPr>
          <w:t>CREENING AND</w:t>
        </w:r>
        <w:r w:rsidRPr="008E3C2B">
          <w:t xml:space="preserve"> E</w:t>
        </w:r>
        <w:r>
          <w:rPr>
            <w:rFonts w:hint="eastAsia"/>
            <w:lang w:eastAsia="ja-JP"/>
          </w:rPr>
          <w:t>XCLUSION</w:t>
        </w:r>
        <w:r w:rsidRPr="008E3C2B">
          <w:t xml:space="preserve"> C</w:t>
        </w:r>
        <w:r>
          <w:rPr>
            <w:rFonts w:hint="eastAsia"/>
            <w:lang w:eastAsia="ja-JP"/>
          </w:rPr>
          <w:t>RITERIA</w:t>
        </w:r>
      </w:ins>
    </w:p>
    <w:p w14:paraId="177CA7D9" w14:textId="308AC8AA" w:rsidR="00730896" w:rsidRDefault="008E3C2B" w:rsidP="008E3C2B">
      <w:pPr>
        <w:pStyle w:val="PARA"/>
        <w:spacing w:line="240" w:lineRule="auto"/>
        <w:ind w:firstLine="180"/>
        <w:rPr>
          <w:ins w:id="174" w:author="Eisuke Tokiwa" w:date="2025-12-15T17:43:00Z" w16du:dateUtc="2025-12-15T08:43:00Z"/>
          <w:lang w:eastAsia="ja-JP"/>
        </w:rPr>
      </w:pPr>
      <w:ins w:id="175" w:author="Eisuke Tokiwa" w:date="2025-12-15T17:43:00Z" w16du:dateUtc="2025-12-15T08:43:00Z">
        <w:r w:rsidRPr="008E3C2B">
          <w:t>Several procedures were implemented to ensure data quality. Responses exhibiting signs of careless or inattentive responding—such as selecting the same option consecutively across a large number of items—were excluded. Responses with completion times that were extremely short or excessively long, relative to the distribution of survey completion times, were also excluded. Duplicate submissions were identified and removed using Google account authentication logs and metadata. Because all items were mandatory within the Google Forms system, the dataset contained no missing values or incomplete questionnaires.</w:t>
        </w:r>
      </w:ins>
    </w:p>
    <w:p w14:paraId="39E00153" w14:textId="7C5D37A6" w:rsidR="00730896" w:rsidRDefault="008E3C2B" w:rsidP="00600238">
      <w:pPr>
        <w:pStyle w:val="H2Cont"/>
        <w:numPr>
          <w:ilvl w:val="0"/>
          <w:numId w:val="12"/>
        </w:numPr>
        <w:rPr>
          <w:ins w:id="176" w:author="Eisuke Tokiwa" w:date="2025-12-15T17:43:00Z" w16du:dateUtc="2025-12-15T08:43:00Z"/>
        </w:rPr>
      </w:pPr>
      <w:ins w:id="177" w:author="Eisuke Tokiwa" w:date="2025-12-15T17:43:00Z" w16du:dateUtc="2025-12-15T08:43:00Z">
        <w:r w:rsidRPr="008E3C2B">
          <w:rPr>
            <w:lang w:eastAsia="ja-JP"/>
          </w:rPr>
          <w:t>A</w:t>
        </w:r>
        <w:r>
          <w:rPr>
            <w:rFonts w:hint="eastAsia"/>
            <w:lang w:eastAsia="ja-JP"/>
          </w:rPr>
          <w:t>NALYTIC STRATEGY</w:t>
        </w:r>
      </w:ins>
    </w:p>
    <w:p w14:paraId="5D03BF21" w14:textId="2E283CD5" w:rsidR="00831FB0" w:rsidRDefault="00CD0EA7" w:rsidP="00831FB0">
      <w:pPr>
        <w:pStyle w:val="PARA"/>
        <w:ind w:firstLine="180"/>
        <w:rPr>
          <w:ins w:id="178" w:author="Eisuke Tokiwa" w:date="2025-12-15T17:43:00Z" w16du:dateUtc="2025-12-15T08:43:00Z"/>
          <w:lang w:eastAsia="ja-JP"/>
        </w:rPr>
      </w:pPr>
      <w:ins w:id="179" w:author="Eisuke Tokiwa" w:date="2025-12-15T17:43:00Z" w16du:dateUtc="2025-12-15T08:43:00Z">
        <w:r>
          <w:rPr>
            <w:noProof/>
          </w:rPr>
          <w:drawing>
            <wp:anchor distT="0" distB="0" distL="114300" distR="114300" simplePos="0" relativeHeight="251664384" behindDoc="0" locked="0" layoutInCell="1" allowOverlap="1" wp14:anchorId="6EFEC217" wp14:editId="58B28262">
              <wp:simplePos x="0" y="0"/>
              <wp:positionH relativeFrom="margin">
                <wp:align>right</wp:align>
              </wp:positionH>
              <wp:positionV relativeFrom="paragraph">
                <wp:posOffset>291</wp:posOffset>
              </wp:positionV>
              <wp:extent cx="3060700" cy="2124710"/>
              <wp:effectExtent l="0" t="0" r="6350" b="8890"/>
              <wp:wrapSquare wrapText="bothSides"/>
              <wp:docPr id="11241230" name="図 2" descr="グラフ, ヒスト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230" name="図 2" descr="グラフ, ヒストグラム&#10;&#10;AI 生成コンテンツは誤りを含む可能性があります。"/>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60700" cy="2124710"/>
                      </a:xfrm>
                      <a:prstGeom prst="rect">
                        <a:avLst/>
                      </a:prstGeom>
                      <a:noFill/>
                      <a:ln>
                        <a:noFill/>
                      </a:ln>
                    </pic:spPr>
                  </pic:pic>
                </a:graphicData>
              </a:graphic>
            </wp:anchor>
          </w:drawing>
        </w:r>
        <w:r w:rsidR="00831FB0">
          <w:t>All statistical analyses were conducted using Python 3.12.3. Descriptive statistics and correlation analyses were computed for all HEXACO dimensions. To identify personality prototypes, we applied multiple clustering approaches to enhance robustness and replicability.</w:t>
        </w:r>
      </w:ins>
    </w:p>
    <w:p w14:paraId="6196CE3D" w14:textId="0F544002" w:rsidR="00831FB0" w:rsidRDefault="00831FB0" w:rsidP="00831FB0">
      <w:pPr>
        <w:pStyle w:val="PARA"/>
        <w:ind w:firstLine="180"/>
        <w:rPr>
          <w:ins w:id="180" w:author="Eisuke Tokiwa" w:date="2025-12-15T17:43:00Z" w16du:dateUtc="2025-12-15T08:43:00Z"/>
          <w:lang w:eastAsia="ja-JP"/>
        </w:rPr>
      </w:pPr>
      <w:ins w:id="181" w:author="Eisuke Tokiwa" w:date="2025-12-15T17:43:00Z" w16du:dateUtc="2025-12-15T08:43:00Z">
        <w:r>
          <w:t>First, hierarchical clustering using Ward’s method was performed to explore the underlying structure and determine candidate numbers of clusters. This was followed by k-means clustering initialized from the Ward solution to refine cluster assignments. In addition, Latent Profile Analysis (LPA) and spectral clustering were conducted to evaluate the stability and interpretability of cluster solutions across alternative modeling frameworks. LPA models were estimated using Gaussian mixture modeling with diagonal covariance matrices, following standard practice in personality prototype research.</w:t>
        </w:r>
      </w:ins>
    </w:p>
    <w:p w14:paraId="61A59CEC" w14:textId="379CA5EE" w:rsidR="008E3C2B" w:rsidRDefault="00831FB0" w:rsidP="00831FB0">
      <w:pPr>
        <w:pStyle w:val="PARA"/>
        <w:spacing w:line="240" w:lineRule="auto"/>
        <w:ind w:firstLine="180"/>
        <w:rPr>
          <w:ins w:id="182" w:author="Eisuke Tokiwa" w:date="2025-12-15T17:43:00Z" w16du:dateUtc="2025-12-15T08:43:00Z"/>
          <w:lang w:eastAsia="ja-JP"/>
        </w:rPr>
      </w:pPr>
      <w:ins w:id="183" w:author="Eisuke Tokiwa" w:date="2025-12-15T17:43:00Z" w16du:dateUtc="2025-12-15T08:43:00Z">
        <w:r>
          <w:lastRenderedPageBreak/>
          <w:t>Cluster validity was assessed using internal fit indices (e.g., C-index, Dunn index, Silhouette coefficient, S_Dbw) and external validation procedures involving cross-sample classification with support vector machines (SVMs). All validity indices were computed on standardized trait scores to ensure comparability across clustering methods. The final seven-cluster solution was selected based on its consistency across subsamples, superior internal validity, and conceptual interpretability within the HEXACO framework.</w:t>
        </w:r>
      </w:ins>
    </w:p>
    <w:p w14:paraId="181A8372" w14:textId="22B51138" w:rsidR="008E3C2B" w:rsidRDefault="008E3C2B" w:rsidP="00600238">
      <w:pPr>
        <w:pStyle w:val="H2Cont"/>
        <w:numPr>
          <w:ilvl w:val="0"/>
          <w:numId w:val="12"/>
        </w:numPr>
        <w:rPr>
          <w:ins w:id="184" w:author="Eisuke Tokiwa" w:date="2025-12-15T17:43:00Z" w16du:dateUtc="2025-12-15T08:43:00Z"/>
        </w:rPr>
      </w:pPr>
      <w:ins w:id="185" w:author="Eisuke Tokiwa" w:date="2025-12-15T17:43:00Z" w16du:dateUtc="2025-12-15T08:43:00Z">
        <w:r w:rsidRPr="008E3C2B">
          <w:rPr>
            <w:lang w:eastAsia="ja-JP"/>
          </w:rPr>
          <w:t>E</w:t>
        </w:r>
        <w:r>
          <w:rPr>
            <w:rFonts w:hint="eastAsia"/>
            <w:lang w:eastAsia="ja-JP"/>
          </w:rPr>
          <w:t xml:space="preserve">THICAL </w:t>
        </w:r>
        <w:r w:rsidRPr="008E3C2B">
          <w:rPr>
            <w:lang w:eastAsia="ja-JP"/>
          </w:rPr>
          <w:t>C</w:t>
        </w:r>
        <w:r>
          <w:rPr>
            <w:rFonts w:hint="eastAsia"/>
            <w:lang w:eastAsia="ja-JP"/>
          </w:rPr>
          <w:t>ONSIDERATIONS</w:t>
        </w:r>
      </w:ins>
    </w:p>
    <w:p w14:paraId="41B5474F" w14:textId="36A83055" w:rsidR="008E3C2B" w:rsidRDefault="008E3C2B" w:rsidP="008E3C2B">
      <w:pPr>
        <w:pStyle w:val="PARA"/>
        <w:spacing w:line="240" w:lineRule="auto"/>
        <w:ind w:firstLine="180"/>
        <w:rPr>
          <w:ins w:id="186" w:author="Eisuke Tokiwa" w:date="2025-12-15T17:43:00Z" w16du:dateUtc="2025-12-15T08:43:00Z"/>
          <w:lang w:eastAsia="ja-JP"/>
        </w:rPr>
      </w:pPr>
      <w:bookmarkStart w:id="187" w:name="_Hlk211591953"/>
      <w:ins w:id="188" w:author="Eisuke Tokiwa" w:date="2025-12-15T17:43:00Z" w16du:dateUtc="2025-12-15T08:43:00Z">
        <w:r w:rsidRPr="008E3C2B">
          <w:t>This study adhered to ethical guidelines specified in the Japanese Ministry of Health, Labour and Welfare (MHLW) regulations for research using anonymous, non-sensitive behavioral data (Chapter 1, Part 3, Section C). As the study did not involve identifiable personal information, clinical interventions, or sensitive categories, formal institutional review board (IRB) approval was not required. Participation was voluntary, anonymous, and based on informed consent obtained at the beginning of the survey.</w:t>
        </w:r>
        <w:r w:rsidR="00831FB0">
          <w:rPr>
            <w:rFonts w:hint="eastAsia"/>
            <w:lang w:eastAsia="ja-JP"/>
          </w:rPr>
          <w:t xml:space="preserve"> </w:t>
        </w:r>
        <w:r w:rsidR="00831FB0" w:rsidRPr="00831FB0">
          <w:rPr>
            <w:lang w:eastAsia="ja-JP"/>
          </w:rPr>
          <w:t>No identifying information (e.g., IP addresses, names, email addresses) was collected.</w:t>
        </w:r>
      </w:ins>
    </w:p>
    <w:bookmarkEnd w:id="187"/>
    <w:p w14:paraId="005EE237" w14:textId="5EF29966" w:rsidR="00486E60" w:rsidRPr="006777B9" w:rsidRDefault="005579D4" w:rsidP="00600238">
      <w:pPr>
        <w:pStyle w:val="H1ListSpace"/>
        <w:rPr>
          <w:moveTo w:id="189" w:author="Eisuke Tokiwa" w:date="2025-12-15T17:43:00Z" w16du:dateUtc="2025-12-15T08:43:00Z"/>
        </w:rPr>
      </w:pPr>
      <w:moveToRangeStart w:id="190" w:author="Eisuke Tokiwa" w:date="2025-12-15T17:43:00Z" w:name="move216713037"/>
      <w:moveTo w:id="191" w:author="Eisuke Tokiwa" w:date="2025-12-15T17:43:00Z" w16du:dateUtc="2025-12-15T08:43:00Z">
        <w:r>
          <w:rPr>
            <w:rFonts w:hint="eastAsia"/>
            <w:lang w:eastAsia="ja-JP"/>
          </w:rPr>
          <w:t>RESULTS</w:t>
        </w:r>
      </w:moveTo>
    </w:p>
    <w:p w14:paraId="6C65417C" w14:textId="7463162E" w:rsidR="00731707" w:rsidRPr="00731707" w:rsidRDefault="00E02294">
      <w:pPr>
        <w:pStyle w:val="H2First"/>
        <w:numPr>
          <w:ilvl w:val="0"/>
          <w:numId w:val="14"/>
        </w:numPr>
        <w:pPrChange w:id="192" w:author="Eisuke Tokiwa" w:date="2025-12-15T17:43:00Z" w16du:dateUtc="2025-12-15T08:43:00Z">
          <w:pPr>
            <w:pStyle w:val="H2Cont"/>
            <w:numPr>
              <w:numId w:val="12"/>
            </w:numPr>
            <w:ind w:left="180"/>
          </w:pPr>
        </w:pPrChange>
      </w:pPr>
      <w:bookmarkStart w:id="193" w:name="_Hlk211593572"/>
      <w:moveToRangeEnd w:id="190"/>
      <w:r w:rsidRPr="00E02294">
        <w:t>D</w:t>
      </w:r>
      <w:r>
        <w:rPr>
          <w:rFonts w:hint="eastAsia"/>
          <w:lang w:eastAsia="ja-JP"/>
        </w:rPr>
        <w:t>ESCRIPTIVE STATISTICS</w:t>
      </w:r>
    </w:p>
    <w:p w14:paraId="216663B3" w14:textId="59EF22EC" w:rsidR="00730896" w:rsidRDefault="00747228" w:rsidP="00600238">
      <w:pPr>
        <w:pStyle w:val="PARA"/>
        <w:spacing w:line="240" w:lineRule="auto"/>
        <w:rPr>
          <w:del w:id="194" w:author="Eisuke Tokiwa" w:date="2025-12-15T17:43:00Z" w16du:dateUtc="2025-12-15T08:43:00Z"/>
        </w:rPr>
      </w:pPr>
      <w:del w:id="195" w:author="Eisuke Tokiwa" w:date="2025-12-15T17:43:00Z" w16du:dateUtc="2025-12-15T08:43:00Z">
        <w:r w:rsidRPr="00747228">
          <w:delText>We calculated descriptive statistics, including median, mean, standard deviation, variance, skewness, and kurtosis for each domain and facet (Table 1). These statistics provide key insights into the distribution of personality traits among the sample. For example, the median and mean scores for Honesty-Humility and Emotionality were around 3.30, suggesting a relatively consistent pattern in these traits among Japanese participants. Standard deviations were .79 and .89, indicating moderate variability across participants, but without extreme deviations. In contrast, the median score for Extraversion was 2.70, with a mean of 2.80, suggesting lower levels of extraversion within the sample. The standard deviation of .91 indicated greater variability in extraversion compared to other traits. The median score for Openness to Experience was 3.70, with a mean of 3.62, which was notably higher than other domains, suggesting that Japanese participants exhibit a relatively open attitude toward new experiences and creative activities. The skewness and kurtosis values further revealed the shape of the trait distributions. For example, Extraversion and Emotionality exhibited flatter distributions with kurtosis values of -.64 and -.56, respectively. Meanwhile, Honesty-Humility showed a slightly left-skewed distribution with a skewness of -.26. The histograms for each domain provide a visual representation of the distribution of scores (Figure 1). Honesty-Humility and Emotionality were clustered around mid-range values, suggesting that participants generally exhibited balanced attitudes in these traits. In contrast, Extraversion scores were more concentrated in the lower range, indicating that many participants scored low on extraversion. This distribution highlights a common tendency toward introversion among the Japanese sample.</w:delText>
        </w:r>
      </w:del>
    </w:p>
    <w:p w14:paraId="0CF548AF" w14:textId="4E16C4A5" w:rsidR="00CD0EA7" w:rsidRDefault="00CD0EA7" w:rsidP="00731707">
      <w:pPr>
        <w:pStyle w:val="PARA"/>
        <w:spacing w:line="240" w:lineRule="auto"/>
        <w:ind w:firstLine="180"/>
        <w:rPr>
          <w:ins w:id="196" w:author="Eisuke Tokiwa" w:date="2025-12-15T17:43:00Z" w16du:dateUtc="2025-12-15T08:43:00Z"/>
          <w:lang w:eastAsia="ja-JP"/>
        </w:rPr>
      </w:pPr>
      <w:ins w:id="197" w:author="Eisuke Tokiwa" w:date="2025-12-15T17:43:00Z" w16du:dateUtc="2025-12-15T08:43:00Z">
        <w:r w:rsidRPr="00CD0EA7">
          <w:rPr>
            <w:lang w:eastAsia="ja-JP"/>
          </w:rPr>
          <w:t>Detailed descriptive statistics for the six HEXACO personality dimensions are provided in Supplementary Tables S1–S2. All domains exhibited sufficient variability, with means close to the scale midpoint and standard deviations ranging between approximately 0.7 and 1.0. Skewness and kurtosis values indicated that several traits deviated from normality, consistent with previous research using HEXACO measures. Given these distributional characteristics, nonparametric analyses (see Section B) were deemed appropriate for the subsequent correlation tests. Moving these descriptive results to the supplementary file improves readability and allows the main text to focus on the cluster identification and validation analyses.</w:t>
        </w:r>
      </w:ins>
    </w:p>
    <w:p w14:paraId="20D26C45" w14:textId="77777777" w:rsidR="00824177" w:rsidRDefault="003A2716" w:rsidP="00824177">
      <w:pPr>
        <w:pStyle w:val="PARA"/>
        <w:spacing w:line="240" w:lineRule="auto"/>
        <w:jc w:val="center"/>
        <w:rPr>
          <w:moveFrom w:id="198" w:author="Eisuke Tokiwa" w:date="2025-12-15T17:43:00Z" w16du:dateUtc="2025-12-15T08:43:00Z"/>
          <w:i/>
          <w:sz w:val="14"/>
          <w:rPrChange w:id="199" w:author="Eisuke Tokiwa" w:date="2025-12-15T17:43:00Z" w16du:dateUtc="2025-12-15T08:43:00Z">
            <w:rPr>
              <w:moveFrom w:id="200" w:author="Eisuke Tokiwa" w:date="2025-12-15T17:43:00Z" w16du:dateUtc="2025-12-15T08:43:00Z"/>
              <w:sz w:val="16"/>
            </w:rPr>
          </w:rPrChange>
        </w:rPr>
      </w:pPr>
      <w:moveFromRangeStart w:id="201" w:author="Eisuke Tokiwa" w:date="2025-12-15T17:43:00Z" w:name="move216713038"/>
      <w:moveFrom w:id="202" w:author="Eisuke Tokiwa" w:date="2025-12-15T17:43:00Z" w16du:dateUtc="2025-12-15T08:43:00Z">
        <w:r w:rsidRPr="00381358">
          <w:rPr>
            <w:sz w:val="16"/>
            <w:szCs w:val="16"/>
          </w:rPr>
          <w:t xml:space="preserve">TABLE </w:t>
        </w:r>
        <w:r w:rsidR="007B418C">
          <w:rPr>
            <w:rFonts w:hint="eastAsia"/>
            <w:sz w:val="16"/>
            <w:szCs w:val="16"/>
            <w:lang w:eastAsia="ja-JP"/>
          </w:rPr>
          <w:t>1</w:t>
        </w:r>
      </w:moveFrom>
    </w:p>
    <w:tbl>
      <w:tblPr>
        <w:tblW w:w="4033" w:type="dxa"/>
        <w:jc w:val="center"/>
        <w:tblBorders>
          <w:top w:val="nil"/>
          <w:left w:val="nil"/>
          <w:bottom w:val="nil"/>
          <w:right w:val="nil"/>
          <w:insideH w:val="nil"/>
          <w:insideV w:val="nil"/>
        </w:tblBorders>
        <w:tblLayout w:type="fixed"/>
        <w:tblLook w:val="0600" w:firstRow="0" w:lastRow="0" w:firstColumn="0" w:lastColumn="0" w:noHBand="1" w:noVBand="1"/>
      </w:tblPr>
      <w:tblGrid>
        <w:gridCol w:w="735"/>
        <w:gridCol w:w="547"/>
        <w:gridCol w:w="547"/>
        <w:gridCol w:w="547"/>
        <w:gridCol w:w="547"/>
        <w:gridCol w:w="547"/>
        <w:gridCol w:w="563"/>
      </w:tblGrid>
      <w:tr w:rsidR="00175B3B" w:rsidRPr="00600238" w14:paraId="63C65D79" w14:textId="77777777" w:rsidTr="005F5F52">
        <w:trPr>
          <w:trHeight w:val="354"/>
          <w:jc w:val="center"/>
          <w:del w:id="203" w:author="Eisuke Tokiwa" w:date="2025-12-15T17:43:00Z"/>
        </w:trPr>
        <w:tc>
          <w:tcPr>
            <w:tcW w:w="4033" w:type="dxa"/>
            <w:gridSpan w:val="7"/>
            <w:tcBorders>
              <w:top w:val="nil"/>
              <w:left w:val="nil"/>
              <w:bottom w:val="single" w:sz="6" w:space="0" w:color="000000"/>
              <w:right w:val="nil"/>
            </w:tcBorders>
            <w:tcMar>
              <w:top w:w="40" w:type="dxa"/>
              <w:left w:w="40" w:type="dxa"/>
              <w:bottom w:w="40" w:type="dxa"/>
              <w:right w:w="40" w:type="dxa"/>
            </w:tcMar>
            <w:vAlign w:val="bottom"/>
          </w:tcPr>
          <w:p w14:paraId="744DB284" w14:textId="3E48554B" w:rsidR="00175B3B" w:rsidRPr="00600238" w:rsidRDefault="00175B3B" w:rsidP="00600238">
            <w:pPr>
              <w:jc w:val="center"/>
              <w:rPr>
                <w:del w:id="204" w:author="Eisuke Tokiwa" w:date="2025-12-15T17:43:00Z" w16du:dateUtc="2025-12-15T08:43:00Z"/>
                <w:sz w:val="16"/>
                <w:szCs w:val="16"/>
              </w:rPr>
            </w:pPr>
            <w:bookmarkStart w:id="205" w:name="_Hlk211596476"/>
            <w:moveFromRangeEnd w:id="201"/>
            <w:del w:id="206" w:author="Eisuke Tokiwa" w:date="2025-12-15T17:43:00Z" w16du:dateUtc="2025-12-15T08:43:00Z">
              <w:r w:rsidRPr="00600238">
                <w:rPr>
                  <w:rFonts w:eastAsia="Times New Roman"/>
                  <w:i/>
                  <w:sz w:val="16"/>
                  <w:szCs w:val="16"/>
                </w:rPr>
                <w:delText>D</w:delText>
              </w:r>
              <w:r w:rsidR="00B76174">
                <w:rPr>
                  <w:rFonts w:hint="eastAsia"/>
                  <w:i/>
                  <w:sz w:val="16"/>
                  <w:szCs w:val="16"/>
                  <w:lang w:eastAsia="ja-JP"/>
                </w:rPr>
                <w:delText>ESCRIPTIVE</w:delText>
              </w:r>
              <w:r w:rsidRPr="00600238">
                <w:rPr>
                  <w:rFonts w:eastAsia="Times New Roman"/>
                  <w:i/>
                  <w:sz w:val="16"/>
                  <w:szCs w:val="16"/>
                </w:rPr>
                <w:delText xml:space="preserve"> </w:delText>
              </w:r>
              <w:r w:rsidR="00B76174">
                <w:rPr>
                  <w:rFonts w:hint="eastAsia"/>
                  <w:i/>
                  <w:sz w:val="16"/>
                  <w:szCs w:val="16"/>
                  <w:lang w:eastAsia="ja-JP"/>
                </w:rPr>
                <w:delText>STATISTICS</w:delText>
              </w:r>
              <w:r w:rsidRPr="00600238">
                <w:rPr>
                  <w:rFonts w:eastAsia="Times New Roman"/>
                  <w:i/>
                  <w:sz w:val="16"/>
                  <w:szCs w:val="16"/>
                </w:rPr>
                <w:delText xml:space="preserve"> </w:delText>
              </w:r>
              <w:r w:rsidR="00B76174">
                <w:rPr>
                  <w:rFonts w:hint="eastAsia"/>
                  <w:i/>
                  <w:sz w:val="16"/>
                  <w:szCs w:val="16"/>
                  <w:lang w:eastAsia="ja-JP"/>
                </w:rPr>
                <w:delText>OF</w:delText>
              </w:r>
              <w:r w:rsidRPr="00600238">
                <w:rPr>
                  <w:rFonts w:eastAsia="Times New Roman"/>
                  <w:i/>
                  <w:sz w:val="16"/>
                  <w:szCs w:val="16"/>
                </w:rPr>
                <w:delText xml:space="preserve"> </w:delText>
              </w:r>
              <w:r w:rsidR="00B76174">
                <w:rPr>
                  <w:rFonts w:hint="eastAsia"/>
                  <w:i/>
                  <w:sz w:val="16"/>
                  <w:szCs w:val="16"/>
                  <w:lang w:eastAsia="ja-JP"/>
                </w:rPr>
                <w:delText>ALL</w:delText>
              </w:r>
              <w:r w:rsidRPr="00600238">
                <w:rPr>
                  <w:rFonts w:eastAsia="Times New Roman"/>
                  <w:i/>
                  <w:sz w:val="16"/>
                  <w:szCs w:val="16"/>
                </w:rPr>
                <w:delText xml:space="preserve"> </w:delText>
              </w:r>
              <w:r w:rsidR="00B76174">
                <w:rPr>
                  <w:rFonts w:hint="eastAsia"/>
                  <w:i/>
                  <w:sz w:val="16"/>
                  <w:szCs w:val="16"/>
                  <w:lang w:eastAsia="ja-JP"/>
                </w:rPr>
                <w:delText>DOMAINS</w:delText>
              </w:r>
            </w:del>
          </w:p>
        </w:tc>
      </w:tr>
      <w:tr w:rsidR="00175B3B" w:rsidRPr="00600238" w14:paraId="2CFA3C61" w14:textId="77777777" w:rsidTr="005F5F52">
        <w:trPr>
          <w:trHeight w:val="354"/>
          <w:jc w:val="center"/>
          <w:del w:id="207" w:author="Eisuke Tokiwa" w:date="2025-12-15T17:43:00Z"/>
        </w:trPr>
        <w:tc>
          <w:tcPr>
            <w:tcW w:w="735" w:type="dxa"/>
            <w:tcBorders>
              <w:top w:val="nil"/>
              <w:left w:val="nil"/>
              <w:bottom w:val="single" w:sz="6" w:space="0" w:color="000000"/>
              <w:right w:val="nil"/>
            </w:tcBorders>
            <w:tcMar>
              <w:top w:w="40" w:type="dxa"/>
              <w:left w:w="40" w:type="dxa"/>
              <w:bottom w:w="40" w:type="dxa"/>
              <w:right w:w="40" w:type="dxa"/>
            </w:tcMar>
            <w:vAlign w:val="bottom"/>
          </w:tcPr>
          <w:p w14:paraId="4BFCDDF9" w14:textId="77777777" w:rsidR="00175B3B" w:rsidRPr="00600238" w:rsidRDefault="00175B3B" w:rsidP="00600238">
            <w:pPr>
              <w:rPr>
                <w:del w:id="208" w:author="Eisuke Tokiwa" w:date="2025-12-15T17:43:00Z" w16du:dateUtc="2025-12-15T08:43:00Z"/>
                <w:sz w:val="16"/>
                <w:szCs w:val="16"/>
              </w:rPr>
            </w:pPr>
            <w:del w:id="209" w:author="Eisuke Tokiwa" w:date="2025-12-15T17:43:00Z" w16du:dateUtc="2025-12-15T08:43:00Z">
              <w:r w:rsidRPr="00600238">
                <w:rPr>
                  <w:rFonts w:eastAsia="Times New Roman"/>
                  <w:sz w:val="16"/>
                  <w:szCs w:val="16"/>
                </w:rPr>
                <w:delText>Domains</w:delText>
              </w:r>
            </w:del>
          </w:p>
        </w:tc>
        <w:tc>
          <w:tcPr>
            <w:tcW w:w="547" w:type="dxa"/>
            <w:tcBorders>
              <w:top w:val="nil"/>
              <w:left w:val="nil"/>
              <w:bottom w:val="single" w:sz="6" w:space="0" w:color="000000"/>
              <w:right w:val="nil"/>
            </w:tcBorders>
            <w:tcMar>
              <w:top w:w="40" w:type="dxa"/>
              <w:left w:w="40" w:type="dxa"/>
              <w:bottom w:w="40" w:type="dxa"/>
              <w:right w:w="40" w:type="dxa"/>
            </w:tcMar>
            <w:vAlign w:val="bottom"/>
          </w:tcPr>
          <w:p w14:paraId="3EDC6C54" w14:textId="77777777" w:rsidR="00175B3B" w:rsidRPr="00600238" w:rsidRDefault="00175B3B" w:rsidP="00600238">
            <w:pPr>
              <w:jc w:val="center"/>
              <w:rPr>
                <w:del w:id="210" w:author="Eisuke Tokiwa" w:date="2025-12-15T17:43:00Z" w16du:dateUtc="2025-12-15T08:43:00Z"/>
                <w:sz w:val="16"/>
                <w:szCs w:val="16"/>
              </w:rPr>
            </w:pPr>
            <w:del w:id="211" w:author="Eisuke Tokiwa" w:date="2025-12-15T17:43:00Z" w16du:dateUtc="2025-12-15T08:43:00Z">
              <w:r w:rsidRPr="00600238">
                <w:rPr>
                  <w:rFonts w:eastAsia="Times New Roman"/>
                  <w:i/>
                  <w:sz w:val="16"/>
                  <w:szCs w:val="16"/>
                </w:rPr>
                <w:delText>Mdn</w:delText>
              </w:r>
            </w:del>
          </w:p>
        </w:tc>
        <w:tc>
          <w:tcPr>
            <w:tcW w:w="547" w:type="dxa"/>
            <w:tcBorders>
              <w:top w:val="nil"/>
              <w:left w:val="nil"/>
              <w:bottom w:val="single" w:sz="6" w:space="0" w:color="000000"/>
              <w:right w:val="nil"/>
            </w:tcBorders>
            <w:tcMar>
              <w:top w:w="40" w:type="dxa"/>
              <w:left w:w="40" w:type="dxa"/>
              <w:bottom w:w="40" w:type="dxa"/>
              <w:right w:w="40" w:type="dxa"/>
            </w:tcMar>
            <w:vAlign w:val="bottom"/>
          </w:tcPr>
          <w:p w14:paraId="2934A84F" w14:textId="77777777" w:rsidR="00175B3B" w:rsidRPr="00600238" w:rsidRDefault="00175B3B" w:rsidP="00600238">
            <w:pPr>
              <w:jc w:val="center"/>
              <w:rPr>
                <w:del w:id="212" w:author="Eisuke Tokiwa" w:date="2025-12-15T17:43:00Z" w16du:dateUtc="2025-12-15T08:43:00Z"/>
                <w:sz w:val="16"/>
                <w:szCs w:val="16"/>
              </w:rPr>
            </w:pPr>
            <w:del w:id="213" w:author="Eisuke Tokiwa" w:date="2025-12-15T17:43:00Z" w16du:dateUtc="2025-12-15T08:43:00Z">
              <w:r w:rsidRPr="00600238">
                <w:rPr>
                  <w:rFonts w:eastAsia="Times New Roman"/>
                  <w:i/>
                  <w:sz w:val="16"/>
                  <w:szCs w:val="16"/>
                </w:rPr>
                <w:delText>M</w:delText>
              </w:r>
            </w:del>
          </w:p>
        </w:tc>
        <w:tc>
          <w:tcPr>
            <w:tcW w:w="547" w:type="dxa"/>
            <w:tcBorders>
              <w:top w:val="nil"/>
              <w:left w:val="nil"/>
              <w:bottom w:val="single" w:sz="6" w:space="0" w:color="000000"/>
              <w:right w:val="nil"/>
            </w:tcBorders>
            <w:tcMar>
              <w:top w:w="40" w:type="dxa"/>
              <w:left w:w="40" w:type="dxa"/>
              <w:bottom w:w="40" w:type="dxa"/>
              <w:right w:w="40" w:type="dxa"/>
            </w:tcMar>
            <w:vAlign w:val="bottom"/>
          </w:tcPr>
          <w:p w14:paraId="6429B7B6" w14:textId="77777777" w:rsidR="00175B3B" w:rsidRPr="00600238" w:rsidRDefault="00175B3B" w:rsidP="00600238">
            <w:pPr>
              <w:jc w:val="center"/>
              <w:rPr>
                <w:del w:id="214" w:author="Eisuke Tokiwa" w:date="2025-12-15T17:43:00Z" w16du:dateUtc="2025-12-15T08:43:00Z"/>
                <w:sz w:val="16"/>
                <w:szCs w:val="16"/>
              </w:rPr>
            </w:pPr>
            <w:del w:id="215" w:author="Eisuke Tokiwa" w:date="2025-12-15T17:43:00Z" w16du:dateUtc="2025-12-15T08:43:00Z">
              <w:r w:rsidRPr="00600238">
                <w:rPr>
                  <w:rFonts w:eastAsia="Times New Roman"/>
                  <w:i/>
                  <w:sz w:val="16"/>
                  <w:szCs w:val="16"/>
                </w:rPr>
                <w:delText>SD</w:delText>
              </w:r>
            </w:del>
          </w:p>
        </w:tc>
        <w:tc>
          <w:tcPr>
            <w:tcW w:w="547" w:type="dxa"/>
            <w:tcBorders>
              <w:top w:val="nil"/>
              <w:left w:val="nil"/>
              <w:bottom w:val="single" w:sz="6" w:space="0" w:color="000000"/>
              <w:right w:val="nil"/>
            </w:tcBorders>
            <w:tcMar>
              <w:top w:w="40" w:type="dxa"/>
              <w:left w:w="40" w:type="dxa"/>
              <w:bottom w:w="40" w:type="dxa"/>
              <w:right w:w="40" w:type="dxa"/>
            </w:tcMar>
            <w:vAlign w:val="bottom"/>
          </w:tcPr>
          <w:p w14:paraId="2F79B93B" w14:textId="77777777" w:rsidR="00175B3B" w:rsidRPr="00600238" w:rsidRDefault="00175B3B" w:rsidP="00600238">
            <w:pPr>
              <w:jc w:val="center"/>
              <w:rPr>
                <w:del w:id="216" w:author="Eisuke Tokiwa" w:date="2025-12-15T17:43:00Z" w16du:dateUtc="2025-12-15T08:43:00Z"/>
                <w:sz w:val="16"/>
                <w:szCs w:val="16"/>
              </w:rPr>
            </w:pPr>
            <w:del w:id="217" w:author="Eisuke Tokiwa" w:date="2025-12-15T17:43:00Z" w16du:dateUtc="2025-12-15T08:43:00Z">
              <w:r w:rsidRPr="00600238">
                <w:rPr>
                  <w:rFonts w:eastAsia="Times New Roman"/>
                  <w:i/>
                  <w:sz w:val="16"/>
                  <w:szCs w:val="16"/>
                </w:rPr>
                <w:delText>Var</w:delText>
              </w:r>
            </w:del>
          </w:p>
        </w:tc>
        <w:tc>
          <w:tcPr>
            <w:tcW w:w="547" w:type="dxa"/>
            <w:tcBorders>
              <w:top w:val="nil"/>
              <w:left w:val="nil"/>
              <w:bottom w:val="single" w:sz="6" w:space="0" w:color="000000"/>
              <w:right w:val="nil"/>
            </w:tcBorders>
            <w:tcMar>
              <w:top w:w="40" w:type="dxa"/>
              <w:left w:w="40" w:type="dxa"/>
              <w:bottom w:w="40" w:type="dxa"/>
              <w:right w:w="40" w:type="dxa"/>
            </w:tcMar>
            <w:vAlign w:val="bottom"/>
          </w:tcPr>
          <w:p w14:paraId="6BC3C66D" w14:textId="77777777" w:rsidR="00175B3B" w:rsidRPr="00600238" w:rsidRDefault="00175B3B" w:rsidP="00600238">
            <w:pPr>
              <w:jc w:val="center"/>
              <w:rPr>
                <w:del w:id="218" w:author="Eisuke Tokiwa" w:date="2025-12-15T17:43:00Z" w16du:dateUtc="2025-12-15T08:43:00Z"/>
                <w:sz w:val="16"/>
                <w:szCs w:val="16"/>
              </w:rPr>
            </w:pPr>
            <w:del w:id="219" w:author="Eisuke Tokiwa" w:date="2025-12-15T17:43:00Z" w16du:dateUtc="2025-12-15T08:43:00Z">
              <w:r w:rsidRPr="00600238">
                <w:rPr>
                  <w:rFonts w:eastAsia="Times New Roman"/>
                  <w:i/>
                  <w:sz w:val="16"/>
                  <w:szCs w:val="16"/>
                </w:rPr>
                <w:delText>Skew</w:delText>
              </w:r>
            </w:del>
          </w:p>
        </w:tc>
        <w:tc>
          <w:tcPr>
            <w:tcW w:w="561" w:type="dxa"/>
            <w:tcBorders>
              <w:top w:val="nil"/>
              <w:left w:val="nil"/>
              <w:bottom w:val="single" w:sz="6" w:space="0" w:color="000000"/>
              <w:right w:val="nil"/>
            </w:tcBorders>
            <w:tcMar>
              <w:top w:w="40" w:type="dxa"/>
              <w:left w:w="40" w:type="dxa"/>
              <w:bottom w:w="40" w:type="dxa"/>
              <w:right w:w="40" w:type="dxa"/>
            </w:tcMar>
            <w:vAlign w:val="bottom"/>
          </w:tcPr>
          <w:p w14:paraId="50A03410" w14:textId="77777777" w:rsidR="00175B3B" w:rsidRPr="00600238" w:rsidRDefault="00175B3B" w:rsidP="00600238">
            <w:pPr>
              <w:jc w:val="center"/>
              <w:rPr>
                <w:del w:id="220" w:author="Eisuke Tokiwa" w:date="2025-12-15T17:43:00Z" w16du:dateUtc="2025-12-15T08:43:00Z"/>
                <w:sz w:val="16"/>
                <w:szCs w:val="16"/>
              </w:rPr>
            </w:pPr>
            <w:del w:id="221" w:author="Eisuke Tokiwa" w:date="2025-12-15T17:43:00Z" w16du:dateUtc="2025-12-15T08:43:00Z">
              <w:r w:rsidRPr="00600238">
                <w:rPr>
                  <w:rFonts w:eastAsia="Times New Roman"/>
                  <w:i/>
                  <w:sz w:val="16"/>
                  <w:szCs w:val="16"/>
                </w:rPr>
                <w:delText>Kurt</w:delText>
              </w:r>
            </w:del>
          </w:p>
        </w:tc>
      </w:tr>
      <w:tr w:rsidR="00175B3B" w:rsidRPr="00600238" w14:paraId="4B3F51BC" w14:textId="77777777" w:rsidTr="005F5F52">
        <w:trPr>
          <w:trHeight w:val="354"/>
          <w:jc w:val="center"/>
          <w:del w:id="222" w:author="Eisuke Tokiwa" w:date="2025-12-15T17:43:00Z"/>
        </w:trPr>
        <w:tc>
          <w:tcPr>
            <w:tcW w:w="735" w:type="dxa"/>
            <w:tcBorders>
              <w:top w:val="nil"/>
              <w:left w:val="nil"/>
              <w:bottom w:val="nil"/>
              <w:right w:val="nil"/>
            </w:tcBorders>
            <w:tcMar>
              <w:top w:w="40" w:type="dxa"/>
              <w:left w:w="40" w:type="dxa"/>
              <w:bottom w:w="40" w:type="dxa"/>
              <w:right w:w="40" w:type="dxa"/>
            </w:tcMar>
            <w:vAlign w:val="bottom"/>
          </w:tcPr>
          <w:p w14:paraId="16EB24AA" w14:textId="77777777" w:rsidR="00175B3B" w:rsidRPr="00600238" w:rsidRDefault="00175B3B" w:rsidP="00600238">
            <w:pPr>
              <w:rPr>
                <w:del w:id="223" w:author="Eisuke Tokiwa" w:date="2025-12-15T17:43:00Z" w16du:dateUtc="2025-12-15T08:43:00Z"/>
                <w:sz w:val="16"/>
                <w:szCs w:val="16"/>
              </w:rPr>
            </w:pPr>
            <w:del w:id="224" w:author="Eisuke Tokiwa" w:date="2025-12-15T17:43:00Z" w16du:dateUtc="2025-12-15T08:43:00Z">
              <w:r w:rsidRPr="00600238">
                <w:rPr>
                  <w:rFonts w:eastAsia="Times New Roman"/>
                  <w:sz w:val="16"/>
                  <w:szCs w:val="16"/>
                </w:rPr>
                <w:delText>Honesty-Humility</w:delText>
              </w:r>
            </w:del>
          </w:p>
        </w:tc>
        <w:tc>
          <w:tcPr>
            <w:tcW w:w="547" w:type="dxa"/>
            <w:tcBorders>
              <w:top w:val="nil"/>
              <w:left w:val="nil"/>
              <w:bottom w:val="nil"/>
              <w:right w:val="nil"/>
            </w:tcBorders>
            <w:tcMar>
              <w:top w:w="40" w:type="dxa"/>
              <w:left w:w="40" w:type="dxa"/>
              <w:bottom w:w="40" w:type="dxa"/>
              <w:right w:w="40" w:type="dxa"/>
            </w:tcMar>
            <w:vAlign w:val="bottom"/>
          </w:tcPr>
          <w:p w14:paraId="55EA55EA" w14:textId="77777777" w:rsidR="00175B3B" w:rsidRPr="00600238" w:rsidRDefault="00175B3B" w:rsidP="00600238">
            <w:pPr>
              <w:jc w:val="center"/>
              <w:rPr>
                <w:del w:id="225" w:author="Eisuke Tokiwa" w:date="2025-12-15T17:43:00Z" w16du:dateUtc="2025-12-15T08:43:00Z"/>
                <w:sz w:val="16"/>
                <w:szCs w:val="16"/>
              </w:rPr>
            </w:pPr>
            <w:del w:id="226" w:author="Eisuke Tokiwa" w:date="2025-12-15T17:43:00Z" w16du:dateUtc="2025-12-15T08:43:00Z">
              <w:r w:rsidRPr="00600238">
                <w:rPr>
                  <w:rFonts w:eastAsia="Times New Roman"/>
                  <w:sz w:val="16"/>
                  <w:szCs w:val="16"/>
                </w:rPr>
                <w:delText>3.30</w:delText>
              </w:r>
            </w:del>
          </w:p>
        </w:tc>
        <w:tc>
          <w:tcPr>
            <w:tcW w:w="547" w:type="dxa"/>
            <w:tcBorders>
              <w:top w:val="nil"/>
              <w:left w:val="nil"/>
              <w:bottom w:val="nil"/>
              <w:right w:val="nil"/>
            </w:tcBorders>
            <w:tcMar>
              <w:top w:w="40" w:type="dxa"/>
              <w:left w:w="40" w:type="dxa"/>
              <w:bottom w:w="40" w:type="dxa"/>
              <w:right w:w="40" w:type="dxa"/>
            </w:tcMar>
            <w:vAlign w:val="bottom"/>
          </w:tcPr>
          <w:p w14:paraId="19EEC8C7" w14:textId="77777777" w:rsidR="00175B3B" w:rsidRPr="00600238" w:rsidRDefault="00175B3B" w:rsidP="00600238">
            <w:pPr>
              <w:jc w:val="center"/>
              <w:rPr>
                <w:del w:id="227" w:author="Eisuke Tokiwa" w:date="2025-12-15T17:43:00Z" w16du:dateUtc="2025-12-15T08:43:00Z"/>
                <w:sz w:val="16"/>
                <w:szCs w:val="16"/>
              </w:rPr>
            </w:pPr>
            <w:del w:id="228" w:author="Eisuke Tokiwa" w:date="2025-12-15T17:43:00Z" w16du:dateUtc="2025-12-15T08:43:00Z">
              <w:r w:rsidRPr="00600238">
                <w:rPr>
                  <w:rFonts w:eastAsia="Times New Roman"/>
                  <w:sz w:val="16"/>
                  <w:szCs w:val="16"/>
                </w:rPr>
                <w:delText>3.24</w:delText>
              </w:r>
            </w:del>
          </w:p>
        </w:tc>
        <w:tc>
          <w:tcPr>
            <w:tcW w:w="547" w:type="dxa"/>
            <w:tcBorders>
              <w:top w:val="nil"/>
              <w:left w:val="nil"/>
              <w:bottom w:val="nil"/>
              <w:right w:val="nil"/>
            </w:tcBorders>
            <w:tcMar>
              <w:top w:w="40" w:type="dxa"/>
              <w:left w:w="40" w:type="dxa"/>
              <w:bottom w:w="40" w:type="dxa"/>
              <w:right w:w="40" w:type="dxa"/>
            </w:tcMar>
            <w:vAlign w:val="bottom"/>
          </w:tcPr>
          <w:p w14:paraId="78993ACE" w14:textId="77777777" w:rsidR="00175B3B" w:rsidRPr="00600238" w:rsidRDefault="00175B3B" w:rsidP="00600238">
            <w:pPr>
              <w:jc w:val="center"/>
              <w:rPr>
                <w:del w:id="229" w:author="Eisuke Tokiwa" w:date="2025-12-15T17:43:00Z" w16du:dateUtc="2025-12-15T08:43:00Z"/>
                <w:sz w:val="16"/>
                <w:szCs w:val="16"/>
              </w:rPr>
            </w:pPr>
            <w:del w:id="230" w:author="Eisuke Tokiwa" w:date="2025-12-15T17:43:00Z" w16du:dateUtc="2025-12-15T08:43:00Z">
              <w:r w:rsidRPr="00600238">
                <w:rPr>
                  <w:rFonts w:eastAsia="Times New Roman"/>
                  <w:sz w:val="16"/>
                  <w:szCs w:val="16"/>
                </w:rPr>
                <w:delText>.79</w:delText>
              </w:r>
            </w:del>
          </w:p>
        </w:tc>
        <w:tc>
          <w:tcPr>
            <w:tcW w:w="547" w:type="dxa"/>
            <w:tcBorders>
              <w:top w:val="nil"/>
              <w:left w:val="nil"/>
              <w:bottom w:val="nil"/>
              <w:right w:val="nil"/>
            </w:tcBorders>
            <w:tcMar>
              <w:top w:w="40" w:type="dxa"/>
              <w:left w:w="40" w:type="dxa"/>
              <w:bottom w:w="40" w:type="dxa"/>
              <w:right w:w="40" w:type="dxa"/>
            </w:tcMar>
            <w:vAlign w:val="bottom"/>
          </w:tcPr>
          <w:p w14:paraId="2971D9BD" w14:textId="77777777" w:rsidR="00175B3B" w:rsidRPr="00600238" w:rsidRDefault="00175B3B" w:rsidP="00600238">
            <w:pPr>
              <w:jc w:val="center"/>
              <w:rPr>
                <w:del w:id="231" w:author="Eisuke Tokiwa" w:date="2025-12-15T17:43:00Z" w16du:dateUtc="2025-12-15T08:43:00Z"/>
                <w:sz w:val="16"/>
                <w:szCs w:val="16"/>
              </w:rPr>
            </w:pPr>
            <w:del w:id="232" w:author="Eisuke Tokiwa" w:date="2025-12-15T17:43:00Z" w16du:dateUtc="2025-12-15T08:43:00Z">
              <w:r w:rsidRPr="00600238">
                <w:rPr>
                  <w:rFonts w:eastAsia="Times New Roman"/>
                  <w:sz w:val="16"/>
                  <w:szCs w:val="16"/>
                </w:rPr>
                <w:delText>.62</w:delText>
              </w:r>
            </w:del>
          </w:p>
        </w:tc>
        <w:tc>
          <w:tcPr>
            <w:tcW w:w="547" w:type="dxa"/>
            <w:tcBorders>
              <w:top w:val="nil"/>
              <w:left w:val="nil"/>
              <w:bottom w:val="nil"/>
              <w:right w:val="nil"/>
            </w:tcBorders>
            <w:tcMar>
              <w:top w:w="40" w:type="dxa"/>
              <w:left w:w="40" w:type="dxa"/>
              <w:bottom w:w="40" w:type="dxa"/>
              <w:right w:w="40" w:type="dxa"/>
            </w:tcMar>
            <w:vAlign w:val="bottom"/>
          </w:tcPr>
          <w:p w14:paraId="0FBAE687" w14:textId="77777777" w:rsidR="00175B3B" w:rsidRPr="00600238" w:rsidRDefault="00175B3B" w:rsidP="00600238">
            <w:pPr>
              <w:jc w:val="center"/>
              <w:rPr>
                <w:del w:id="233" w:author="Eisuke Tokiwa" w:date="2025-12-15T17:43:00Z" w16du:dateUtc="2025-12-15T08:43:00Z"/>
                <w:sz w:val="16"/>
                <w:szCs w:val="16"/>
              </w:rPr>
            </w:pPr>
            <w:del w:id="234" w:author="Eisuke Tokiwa" w:date="2025-12-15T17:43:00Z" w16du:dateUtc="2025-12-15T08:43:00Z">
              <w:r w:rsidRPr="00600238">
                <w:rPr>
                  <w:rFonts w:eastAsia="Times New Roman"/>
                  <w:sz w:val="16"/>
                  <w:szCs w:val="16"/>
                </w:rPr>
                <w:delText>-.26</w:delText>
              </w:r>
            </w:del>
          </w:p>
        </w:tc>
        <w:tc>
          <w:tcPr>
            <w:tcW w:w="561" w:type="dxa"/>
            <w:tcBorders>
              <w:top w:val="nil"/>
              <w:left w:val="nil"/>
              <w:bottom w:val="nil"/>
              <w:right w:val="nil"/>
            </w:tcBorders>
            <w:tcMar>
              <w:top w:w="40" w:type="dxa"/>
              <w:left w:w="40" w:type="dxa"/>
              <w:bottom w:w="40" w:type="dxa"/>
              <w:right w:w="40" w:type="dxa"/>
            </w:tcMar>
            <w:vAlign w:val="bottom"/>
          </w:tcPr>
          <w:p w14:paraId="102A8BBB" w14:textId="77777777" w:rsidR="00175B3B" w:rsidRPr="00600238" w:rsidRDefault="00175B3B" w:rsidP="00600238">
            <w:pPr>
              <w:jc w:val="center"/>
              <w:rPr>
                <w:del w:id="235" w:author="Eisuke Tokiwa" w:date="2025-12-15T17:43:00Z" w16du:dateUtc="2025-12-15T08:43:00Z"/>
                <w:sz w:val="16"/>
                <w:szCs w:val="16"/>
              </w:rPr>
            </w:pPr>
            <w:del w:id="236" w:author="Eisuke Tokiwa" w:date="2025-12-15T17:43:00Z" w16du:dateUtc="2025-12-15T08:43:00Z">
              <w:r w:rsidRPr="00600238">
                <w:rPr>
                  <w:rFonts w:eastAsia="Times New Roman"/>
                  <w:sz w:val="16"/>
                  <w:szCs w:val="16"/>
                </w:rPr>
                <w:delText>-.37</w:delText>
              </w:r>
            </w:del>
          </w:p>
        </w:tc>
      </w:tr>
      <w:tr w:rsidR="00175B3B" w:rsidRPr="00600238" w14:paraId="19DA8E55" w14:textId="77777777" w:rsidTr="005F5F52">
        <w:trPr>
          <w:trHeight w:val="354"/>
          <w:jc w:val="center"/>
          <w:del w:id="237" w:author="Eisuke Tokiwa" w:date="2025-12-15T17:43:00Z"/>
        </w:trPr>
        <w:tc>
          <w:tcPr>
            <w:tcW w:w="735" w:type="dxa"/>
            <w:tcBorders>
              <w:top w:val="nil"/>
              <w:left w:val="nil"/>
              <w:bottom w:val="nil"/>
              <w:right w:val="nil"/>
            </w:tcBorders>
            <w:tcMar>
              <w:top w:w="40" w:type="dxa"/>
              <w:left w:w="40" w:type="dxa"/>
              <w:bottom w:w="40" w:type="dxa"/>
              <w:right w:w="40" w:type="dxa"/>
            </w:tcMar>
            <w:vAlign w:val="bottom"/>
          </w:tcPr>
          <w:p w14:paraId="572F7A1A" w14:textId="77777777" w:rsidR="00175B3B" w:rsidRPr="00600238" w:rsidRDefault="00175B3B" w:rsidP="00600238">
            <w:pPr>
              <w:rPr>
                <w:del w:id="238" w:author="Eisuke Tokiwa" w:date="2025-12-15T17:43:00Z" w16du:dateUtc="2025-12-15T08:43:00Z"/>
                <w:sz w:val="16"/>
                <w:szCs w:val="16"/>
              </w:rPr>
            </w:pPr>
            <w:del w:id="239" w:author="Eisuke Tokiwa" w:date="2025-12-15T17:43:00Z" w16du:dateUtc="2025-12-15T08:43:00Z">
              <w:r w:rsidRPr="00600238">
                <w:rPr>
                  <w:rFonts w:eastAsia="Times New Roman"/>
                  <w:sz w:val="16"/>
                  <w:szCs w:val="16"/>
                </w:rPr>
                <w:delText>Emotionality</w:delText>
              </w:r>
            </w:del>
          </w:p>
        </w:tc>
        <w:tc>
          <w:tcPr>
            <w:tcW w:w="547" w:type="dxa"/>
            <w:tcBorders>
              <w:top w:val="nil"/>
              <w:left w:val="nil"/>
              <w:bottom w:val="nil"/>
              <w:right w:val="nil"/>
            </w:tcBorders>
            <w:tcMar>
              <w:top w:w="40" w:type="dxa"/>
              <w:left w:w="40" w:type="dxa"/>
              <w:bottom w:w="40" w:type="dxa"/>
              <w:right w:w="40" w:type="dxa"/>
            </w:tcMar>
            <w:vAlign w:val="bottom"/>
          </w:tcPr>
          <w:p w14:paraId="536C2B5C" w14:textId="77777777" w:rsidR="00175B3B" w:rsidRPr="00600238" w:rsidRDefault="00175B3B" w:rsidP="00600238">
            <w:pPr>
              <w:jc w:val="center"/>
              <w:rPr>
                <w:del w:id="240" w:author="Eisuke Tokiwa" w:date="2025-12-15T17:43:00Z" w16du:dateUtc="2025-12-15T08:43:00Z"/>
                <w:sz w:val="16"/>
                <w:szCs w:val="16"/>
              </w:rPr>
            </w:pPr>
            <w:del w:id="241" w:author="Eisuke Tokiwa" w:date="2025-12-15T17:43:00Z" w16du:dateUtc="2025-12-15T08:43:00Z">
              <w:r w:rsidRPr="00600238">
                <w:rPr>
                  <w:rFonts w:eastAsia="Times New Roman"/>
                  <w:sz w:val="16"/>
                  <w:szCs w:val="16"/>
                </w:rPr>
                <w:delText>3.30</w:delText>
              </w:r>
            </w:del>
          </w:p>
        </w:tc>
        <w:tc>
          <w:tcPr>
            <w:tcW w:w="547" w:type="dxa"/>
            <w:tcBorders>
              <w:top w:val="nil"/>
              <w:left w:val="nil"/>
              <w:bottom w:val="nil"/>
              <w:right w:val="nil"/>
            </w:tcBorders>
            <w:tcMar>
              <w:top w:w="40" w:type="dxa"/>
              <w:left w:w="40" w:type="dxa"/>
              <w:bottom w:w="40" w:type="dxa"/>
              <w:right w:w="40" w:type="dxa"/>
            </w:tcMar>
            <w:vAlign w:val="bottom"/>
          </w:tcPr>
          <w:p w14:paraId="77C8422F" w14:textId="77777777" w:rsidR="00175B3B" w:rsidRPr="00600238" w:rsidRDefault="00175B3B" w:rsidP="00600238">
            <w:pPr>
              <w:jc w:val="center"/>
              <w:rPr>
                <w:del w:id="242" w:author="Eisuke Tokiwa" w:date="2025-12-15T17:43:00Z" w16du:dateUtc="2025-12-15T08:43:00Z"/>
                <w:sz w:val="16"/>
                <w:szCs w:val="16"/>
              </w:rPr>
            </w:pPr>
            <w:del w:id="243" w:author="Eisuke Tokiwa" w:date="2025-12-15T17:43:00Z" w16du:dateUtc="2025-12-15T08:43:00Z">
              <w:r w:rsidRPr="00600238">
                <w:rPr>
                  <w:rFonts w:eastAsia="Times New Roman"/>
                  <w:sz w:val="16"/>
                  <w:szCs w:val="16"/>
                </w:rPr>
                <w:delText>3.23</w:delText>
              </w:r>
            </w:del>
          </w:p>
        </w:tc>
        <w:tc>
          <w:tcPr>
            <w:tcW w:w="547" w:type="dxa"/>
            <w:tcBorders>
              <w:top w:val="nil"/>
              <w:left w:val="nil"/>
              <w:bottom w:val="nil"/>
              <w:right w:val="nil"/>
            </w:tcBorders>
            <w:tcMar>
              <w:top w:w="40" w:type="dxa"/>
              <w:left w:w="40" w:type="dxa"/>
              <w:bottom w:w="40" w:type="dxa"/>
              <w:right w:w="40" w:type="dxa"/>
            </w:tcMar>
            <w:vAlign w:val="bottom"/>
          </w:tcPr>
          <w:p w14:paraId="589FF624" w14:textId="77777777" w:rsidR="00175B3B" w:rsidRPr="00600238" w:rsidRDefault="00175B3B" w:rsidP="00600238">
            <w:pPr>
              <w:jc w:val="center"/>
              <w:rPr>
                <w:del w:id="244" w:author="Eisuke Tokiwa" w:date="2025-12-15T17:43:00Z" w16du:dateUtc="2025-12-15T08:43:00Z"/>
                <w:sz w:val="16"/>
                <w:szCs w:val="16"/>
              </w:rPr>
            </w:pPr>
            <w:del w:id="245" w:author="Eisuke Tokiwa" w:date="2025-12-15T17:43:00Z" w16du:dateUtc="2025-12-15T08:43:00Z">
              <w:r w:rsidRPr="00600238">
                <w:rPr>
                  <w:rFonts w:eastAsia="Times New Roman"/>
                  <w:sz w:val="16"/>
                  <w:szCs w:val="16"/>
                </w:rPr>
                <w:delText>.89</w:delText>
              </w:r>
            </w:del>
          </w:p>
        </w:tc>
        <w:tc>
          <w:tcPr>
            <w:tcW w:w="547" w:type="dxa"/>
            <w:tcBorders>
              <w:top w:val="nil"/>
              <w:left w:val="nil"/>
              <w:bottom w:val="nil"/>
              <w:right w:val="nil"/>
            </w:tcBorders>
            <w:tcMar>
              <w:top w:w="40" w:type="dxa"/>
              <w:left w:w="40" w:type="dxa"/>
              <w:bottom w:w="40" w:type="dxa"/>
              <w:right w:w="40" w:type="dxa"/>
            </w:tcMar>
            <w:vAlign w:val="bottom"/>
          </w:tcPr>
          <w:p w14:paraId="0BB2A0AB" w14:textId="77777777" w:rsidR="00175B3B" w:rsidRPr="00600238" w:rsidRDefault="00175B3B" w:rsidP="00600238">
            <w:pPr>
              <w:jc w:val="center"/>
              <w:rPr>
                <w:del w:id="246" w:author="Eisuke Tokiwa" w:date="2025-12-15T17:43:00Z" w16du:dateUtc="2025-12-15T08:43:00Z"/>
                <w:sz w:val="16"/>
                <w:szCs w:val="16"/>
              </w:rPr>
            </w:pPr>
            <w:del w:id="247" w:author="Eisuke Tokiwa" w:date="2025-12-15T17:43:00Z" w16du:dateUtc="2025-12-15T08:43:00Z">
              <w:r w:rsidRPr="00600238">
                <w:rPr>
                  <w:rFonts w:eastAsia="Times New Roman"/>
                  <w:sz w:val="16"/>
                  <w:szCs w:val="16"/>
                </w:rPr>
                <w:delText>.79</w:delText>
              </w:r>
            </w:del>
          </w:p>
        </w:tc>
        <w:tc>
          <w:tcPr>
            <w:tcW w:w="547" w:type="dxa"/>
            <w:tcBorders>
              <w:top w:val="nil"/>
              <w:left w:val="nil"/>
              <w:bottom w:val="nil"/>
              <w:right w:val="nil"/>
            </w:tcBorders>
            <w:tcMar>
              <w:top w:w="40" w:type="dxa"/>
              <w:left w:w="40" w:type="dxa"/>
              <w:bottom w:w="40" w:type="dxa"/>
              <w:right w:w="40" w:type="dxa"/>
            </w:tcMar>
            <w:vAlign w:val="bottom"/>
          </w:tcPr>
          <w:p w14:paraId="5ECA6E93" w14:textId="77777777" w:rsidR="00175B3B" w:rsidRPr="00600238" w:rsidRDefault="00175B3B" w:rsidP="00600238">
            <w:pPr>
              <w:jc w:val="center"/>
              <w:rPr>
                <w:del w:id="248" w:author="Eisuke Tokiwa" w:date="2025-12-15T17:43:00Z" w16du:dateUtc="2025-12-15T08:43:00Z"/>
                <w:sz w:val="16"/>
                <w:szCs w:val="16"/>
              </w:rPr>
            </w:pPr>
            <w:del w:id="249" w:author="Eisuke Tokiwa" w:date="2025-12-15T17:43:00Z" w16du:dateUtc="2025-12-15T08:43:00Z">
              <w:r w:rsidRPr="00600238">
                <w:rPr>
                  <w:rFonts w:eastAsia="Times New Roman"/>
                  <w:sz w:val="16"/>
                  <w:szCs w:val="16"/>
                </w:rPr>
                <w:delText>-.25</w:delText>
              </w:r>
            </w:del>
          </w:p>
        </w:tc>
        <w:tc>
          <w:tcPr>
            <w:tcW w:w="561" w:type="dxa"/>
            <w:tcBorders>
              <w:top w:val="nil"/>
              <w:left w:val="nil"/>
              <w:bottom w:val="nil"/>
              <w:right w:val="nil"/>
            </w:tcBorders>
            <w:tcMar>
              <w:top w:w="40" w:type="dxa"/>
              <w:left w:w="40" w:type="dxa"/>
              <w:bottom w:w="40" w:type="dxa"/>
              <w:right w:w="40" w:type="dxa"/>
            </w:tcMar>
            <w:vAlign w:val="bottom"/>
          </w:tcPr>
          <w:p w14:paraId="1700EEEC" w14:textId="77777777" w:rsidR="00175B3B" w:rsidRPr="00600238" w:rsidRDefault="00175B3B" w:rsidP="00600238">
            <w:pPr>
              <w:jc w:val="center"/>
              <w:rPr>
                <w:del w:id="250" w:author="Eisuke Tokiwa" w:date="2025-12-15T17:43:00Z" w16du:dateUtc="2025-12-15T08:43:00Z"/>
                <w:sz w:val="16"/>
                <w:szCs w:val="16"/>
              </w:rPr>
            </w:pPr>
            <w:del w:id="251" w:author="Eisuke Tokiwa" w:date="2025-12-15T17:43:00Z" w16du:dateUtc="2025-12-15T08:43:00Z">
              <w:r w:rsidRPr="00600238">
                <w:rPr>
                  <w:rFonts w:eastAsia="Times New Roman"/>
                  <w:sz w:val="16"/>
                  <w:szCs w:val="16"/>
                </w:rPr>
                <w:delText>-.56</w:delText>
              </w:r>
            </w:del>
          </w:p>
        </w:tc>
      </w:tr>
      <w:tr w:rsidR="00175B3B" w:rsidRPr="00600238" w14:paraId="28CEA42E" w14:textId="77777777" w:rsidTr="005F5F52">
        <w:trPr>
          <w:trHeight w:val="354"/>
          <w:jc w:val="center"/>
          <w:del w:id="252" w:author="Eisuke Tokiwa" w:date="2025-12-15T17:43:00Z"/>
        </w:trPr>
        <w:tc>
          <w:tcPr>
            <w:tcW w:w="735" w:type="dxa"/>
            <w:tcBorders>
              <w:top w:val="nil"/>
              <w:left w:val="nil"/>
              <w:bottom w:val="nil"/>
              <w:right w:val="nil"/>
            </w:tcBorders>
            <w:tcMar>
              <w:top w:w="40" w:type="dxa"/>
              <w:left w:w="40" w:type="dxa"/>
              <w:bottom w:w="40" w:type="dxa"/>
              <w:right w:w="40" w:type="dxa"/>
            </w:tcMar>
            <w:vAlign w:val="bottom"/>
          </w:tcPr>
          <w:p w14:paraId="70930800" w14:textId="77777777" w:rsidR="00175B3B" w:rsidRPr="00600238" w:rsidRDefault="00175B3B" w:rsidP="00600238">
            <w:pPr>
              <w:rPr>
                <w:del w:id="253" w:author="Eisuke Tokiwa" w:date="2025-12-15T17:43:00Z" w16du:dateUtc="2025-12-15T08:43:00Z"/>
                <w:sz w:val="16"/>
                <w:szCs w:val="16"/>
              </w:rPr>
            </w:pPr>
            <w:del w:id="254" w:author="Eisuke Tokiwa" w:date="2025-12-15T17:43:00Z" w16du:dateUtc="2025-12-15T08:43:00Z">
              <w:r w:rsidRPr="00600238">
                <w:rPr>
                  <w:rFonts w:eastAsia="Times New Roman"/>
                  <w:sz w:val="16"/>
                  <w:szCs w:val="16"/>
                </w:rPr>
                <w:delText>Extraversion</w:delText>
              </w:r>
            </w:del>
          </w:p>
        </w:tc>
        <w:tc>
          <w:tcPr>
            <w:tcW w:w="547" w:type="dxa"/>
            <w:tcBorders>
              <w:top w:val="nil"/>
              <w:left w:val="nil"/>
              <w:bottom w:val="nil"/>
              <w:right w:val="nil"/>
            </w:tcBorders>
            <w:tcMar>
              <w:top w:w="40" w:type="dxa"/>
              <w:left w:w="40" w:type="dxa"/>
              <w:bottom w:w="40" w:type="dxa"/>
              <w:right w:w="40" w:type="dxa"/>
            </w:tcMar>
            <w:vAlign w:val="bottom"/>
          </w:tcPr>
          <w:p w14:paraId="53A6DFE2" w14:textId="77777777" w:rsidR="00175B3B" w:rsidRPr="00600238" w:rsidRDefault="00175B3B" w:rsidP="00600238">
            <w:pPr>
              <w:jc w:val="center"/>
              <w:rPr>
                <w:del w:id="255" w:author="Eisuke Tokiwa" w:date="2025-12-15T17:43:00Z" w16du:dateUtc="2025-12-15T08:43:00Z"/>
                <w:sz w:val="16"/>
                <w:szCs w:val="16"/>
              </w:rPr>
            </w:pPr>
            <w:del w:id="256" w:author="Eisuke Tokiwa" w:date="2025-12-15T17:43:00Z" w16du:dateUtc="2025-12-15T08:43:00Z">
              <w:r w:rsidRPr="00600238">
                <w:rPr>
                  <w:rFonts w:eastAsia="Times New Roman"/>
                  <w:sz w:val="16"/>
                  <w:szCs w:val="16"/>
                </w:rPr>
                <w:delText>2.70</w:delText>
              </w:r>
            </w:del>
          </w:p>
        </w:tc>
        <w:tc>
          <w:tcPr>
            <w:tcW w:w="547" w:type="dxa"/>
            <w:tcBorders>
              <w:top w:val="nil"/>
              <w:left w:val="nil"/>
              <w:bottom w:val="nil"/>
              <w:right w:val="nil"/>
            </w:tcBorders>
            <w:tcMar>
              <w:top w:w="40" w:type="dxa"/>
              <w:left w:w="40" w:type="dxa"/>
              <w:bottom w:w="40" w:type="dxa"/>
              <w:right w:w="40" w:type="dxa"/>
            </w:tcMar>
            <w:vAlign w:val="bottom"/>
          </w:tcPr>
          <w:p w14:paraId="43E7D2EB" w14:textId="77777777" w:rsidR="00175B3B" w:rsidRPr="00600238" w:rsidRDefault="00175B3B" w:rsidP="00600238">
            <w:pPr>
              <w:jc w:val="center"/>
              <w:rPr>
                <w:del w:id="257" w:author="Eisuke Tokiwa" w:date="2025-12-15T17:43:00Z" w16du:dateUtc="2025-12-15T08:43:00Z"/>
                <w:sz w:val="16"/>
                <w:szCs w:val="16"/>
              </w:rPr>
            </w:pPr>
            <w:del w:id="258" w:author="Eisuke Tokiwa" w:date="2025-12-15T17:43:00Z" w16du:dateUtc="2025-12-15T08:43:00Z">
              <w:r w:rsidRPr="00600238">
                <w:rPr>
                  <w:rFonts w:eastAsia="Times New Roman"/>
                  <w:sz w:val="16"/>
                  <w:szCs w:val="16"/>
                </w:rPr>
                <w:delText>2.80</w:delText>
              </w:r>
            </w:del>
          </w:p>
        </w:tc>
        <w:tc>
          <w:tcPr>
            <w:tcW w:w="547" w:type="dxa"/>
            <w:tcBorders>
              <w:top w:val="nil"/>
              <w:left w:val="nil"/>
              <w:bottom w:val="nil"/>
              <w:right w:val="nil"/>
            </w:tcBorders>
            <w:tcMar>
              <w:top w:w="40" w:type="dxa"/>
              <w:left w:w="40" w:type="dxa"/>
              <w:bottom w:w="40" w:type="dxa"/>
              <w:right w:w="40" w:type="dxa"/>
            </w:tcMar>
            <w:vAlign w:val="bottom"/>
          </w:tcPr>
          <w:p w14:paraId="2F9357D7" w14:textId="77777777" w:rsidR="00175B3B" w:rsidRPr="00600238" w:rsidRDefault="00175B3B" w:rsidP="00600238">
            <w:pPr>
              <w:jc w:val="center"/>
              <w:rPr>
                <w:del w:id="259" w:author="Eisuke Tokiwa" w:date="2025-12-15T17:43:00Z" w16du:dateUtc="2025-12-15T08:43:00Z"/>
                <w:sz w:val="16"/>
                <w:szCs w:val="16"/>
              </w:rPr>
            </w:pPr>
            <w:del w:id="260" w:author="Eisuke Tokiwa" w:date="2025-12-15T17:43:00Z" w16du:dateUtc="2025-12-15T08:43:00Z">
              <w:r w:rsidRPr="00600238">
                <w:rPr>
                  <w:rFonts w:eastAsia="Times New Roman"/>
                  <w:sz w:val="16"/>
                  <w:szCs w:val="16"/>
                </w:rPr>
                <w:delText>.91</w:delText>
              </w:r>
            </w:del>
          </w:p>
        </w:tc>
        <w:tc>
          <w:tcPr>
            <w:tcW w:w="547" w:type="dxa"/>
            <w:tcBorders>
              <w:top w:val="nil"/>
              <w:left w:val="nil"/>
              <w:bottom w:val="nil"/>
              <w:right w:val="nil"/>
            </w:tcBorders>
            <w:tcMar>
              <w:top w:w="40" w:type="dxa"/>
              <w:left w:w="40" w:type="dxa"/>
              <w:bottom w:w="40" w:type="dxa"/>
              <w:right w:w="40" w:type="dxa"/>
            </w:tcMar>
            <w:vAlign w:val="bottom"/>
          </w:tcPr>
          <w:p w14:paraId="429D9E1C" w14:textId="77777777" w:rsidR="00175B3B" w:rsidRPr="00600238" w:rsidRDefault="00175B3B" w:rsidP="00600238">
            <w:pPr>
              <w:jc w:val="center"/>
              <w:rPr>
                <w:del w:id="261" w:author="Eisuke Tokiwa" w:date="2025-12-15T17:43:00Z" w16du:dateUtc="2025-12-15T08:43:00Z"/>
                <w:sz w:val="16"/>
                <w:szCs w:val="16"/>
              </w:rPr>
            </w:pPr>
            <w:del w:id="262" w:author="Eisuke Tokiwa" w:date="2025-12-15T17:43:00Z" w16du:dateUtc="2025-12-15T08:43:00Z">
              <w:r w:rsidRPr="00600238">
                <w:rPr>
                  <w:rFonts w:eastAsia="Times New Roman"/>
                  <w:sz w:val="16"/>
                  <w:szCs w:val="16"/>
                </w:rPr>
                <w:delText>.83</w:delText>
              </w:r>
            </w:del>
          </w:p>
        </w:tc>
        <w:tc>
          <w:tcPr>
            <w:tcW w:w="547" w:type="dxa"/>
            <w:tcBorders>
              <w:top w:val="nil"/>
              <w:left w:val="nil"/>
              <w:bottom w:val="nil"/>
              <w:right w:val="nil"/>
            </w:tcBorders>
            <w:tcMar>
              <w:top w:w="40" w:type="dxa"/>
              <w:left w:w="40" w:type="dxa"/>
              <w:bottom w:w="40" w:type="dxa"/>
              <w:right w:w="40" w:type="dxa"/>
            </w:tcMar>
            <w:vAlign w:val="bottom"/>
          </w:tcPr>
          <w:p w14:paraId="33C76B32" w14:textId="77777777" w:rsidR="00175B3B" w:rsidRPr="00600238" w:rsidRDefault="00175B3B" w:rsidP="00600238">
            <w:pPr>
              <w:jc w:val="center"/>
              <w:rPr>
                <w:del w:id="263" w:author="Eisuke Tokiwa" w:date="2025-12-15T17:43:00Z" w16du:dateUtc="2025-12-15T08:43:00Z"/>
                <w:sz w:val="16"/>
                <w:szCs w:val="16"/>
              </w:rPr>
            </w:pPr>
            <w:del w:id="264" w:author="Eisuke Tokiwa" w:date="2025-12-15T17:43:00Z" w16du:dateUtc="2025-12-15T08:43:00Z">
              <w:r w:rsidRPr="00600238">
                <w:rPr>
                  <w:rFonts w:eastAsia="Times New Roman"/>
                  <w:sz w:val="16"/>
                  <w:szCs w:val="16"/>
                </w:rPr>
                <w:delText>.27</w:delText>
              </w:r>
            </w:del>
          </w:p>
        </w:tc>
        <w:tc>
          <w:tcPr>
            <w:tcW w:w="561" w:type="dxa"/>
            <w:tcBorders>
              <w:top w:val="nil"/>
              <w:left w:val="nil"/>
              <w:bottom w:val="nil"/>
              <w:right w:val="nil"/>
            </w:tcBorders>
            <w:tcMar>
              <w:top w:w="40" w:type="dxa"/>
              <w:left w:w="40" w:type="dxa"/>
              <w:bottom w:w="40" w:type="dxa"/>
              <w:right w:w="40" w:type="dxa"/>
            </w:tcMar>
            <w:vAlign w:val="bottom"/>
          </w:tcPr>
          <w:p w14:paraId="04681A89" w14:textId="77777777" w:rsidR="00175B3B" w:rsidRPr="00600238" w:rsidRDefault="00175B3B" w:rsidP="00600238">
            <w:pPr>
              <w:jc w:val="center"/>
              <w:rPr>
                <w:del w:id="265" w:author="Eisuke Tokiwa" w:date="2025-12-15T17:43:00Z" w16du:dateUtc="2025-12-15T08:43:00Z"/>
                <w:sz w:val="16"/>
                <w:szCs w:val="16"/>
              </w:rPr>
            </w:pPr>
            <w:del w:id="266" w:author="Eisuke Tokiwa" w:date="2025-12-15T17:43:00Z" w16du:dateUtc="2025-12-15T08:43:00Z">
              <w:r w:rsidRPr="00600238">
                <w:rPr>
                  <w:rFonts w:eastAsia="Times New Roman"/>
                  <w:sz w:val="16"/>
                  <w:szCs w:val="16"/>
                </w:rPr>
                <w:delText>-.64</w:delText>
              </w:r>
            </w:del>
          </w:p>
        </w:tc>
      </w:tr>
      <w:tr w:rsidR="00175B3B" w:rsidRPr="00600238" w14:paraId="52314382" w14:textId="77777777" w:rsidTr="005F5F52">
        <w:trPr>
          <w:trHeight w:val="354"/>
          <w:jc w:val="center"/>
          <w:del w:id="267" w:author="Eisuke Tokiwa" w:date="2025-12-15T17:43:00Z"/>
        </w:trPr>
        <w:tc>
          <w:tcPr>
            <w:tcW w:w="735" w:type="dxa"/>
            <w:tcBorders>
              <w:top w:val="nil"/>
              <w:left w:val="nil"/>
              <w:bottom w:val="nil"/>
              <w:right w:val="nil"/>
            </w:tcBorders>
            <w:tcMar>
              <w:top w:w="40" w:type="dxa"/>
              <w:left w:w="40" w:type="dxa"/>
              <w:bottom w:w="40" w:type="dxa"/>
              <w:right w:w="40" w:type="dxa"/>
            </w:tcMar>
            <w:vAlign w:val="bottom"/>
          </w:tcPr>
          <w:p w14:paraId="1A7D4B36" w14:textId="77777777" w:rsidR="00175B3B" w:rsidRPr="00600238" w:rsidRDefault="00175B3B" w:rsidP="00600238">
            <w:pPr>
              <w:rPr>
                <w:del w:id="268" w:author="Eisuke Tokiwa" w:date="2025-12-15T17:43:00Z" w16du:dateUtc="2025-12-15T08:43:00Z"/>
                <w:sz w:val="16"/>
                <w:szCs w:val="16"/>
              </w:rPr>
            </w:pPr>
            <w:del w:id="269" w:author="Eisuke Tokiwa" w:date="2025-12-15T17:43:00Z" w16du:dateUtc="2025-12-15T08:43:00Z">
              <w:r w:rsidRPr="00600238">
                <w:rPr>
                  <w:rFonts w:eastAsia="Times New Roman"/>
                  <w:sz w:val="16"/>
                  <w:szCs w:val="16"/>
                </w:rPr>
                <w:delText>Agreeableness</w:delText>
              </w:r>
            </w:del>
          </w:p>
        </w:tc>
        <w:tc>
          <w:tcPr>
            <w:tcW w:w="547" w:type="dxa"/>
            <w:tcBorders>
              <w:top w:val="nil"/>
              <w:left w:val="nil"/>
              <w:bottom w:val="nil"/>
              <w:right w:val="nil"/>
            </w:tcBorders>
            <w:tcMar>
              <w:top w:w="40" w:type="dxa"/>
              <w:left w:w="40" w:type="dxa"/>
              <w:bottom w:w="40" w:type="dxa"/>
              <w:right w:w="40" w:type="dxa"/>
            </w:tcMar>
            <w:vAlign w:val="bottom"/>
          </w:tcPr>
          <w:p w14:paraId="53BB0991" w14:textId="77777777" w:rsidR="00175B3B" w:rsidRPr="00600238" w:rsidRDefault="00175B3B" w:rsidP="00600238">
            <w:pPr>
              <w:jc w:val="center"/>
              <w:rPr>
                <w:del w:id="270" w:author="Eisuke Tokiwa" w:date="2025-12-15T17:43:00Z" w16du:dateUtc="2025-12-15T08:43:00Z"/>
                <w:sz w:val="16"/>
                <w:szCs w:val="16"/>
              </w:rPr>
            </w:pPr>
            <w:del w:id="271" w:author="Eisuke Tokiwa" w:date="2025-12-15T17:43:00Z" w16du:dateUtc="2025-12-15T08:43:00Z">
              <w:r w:rsidRPr="00600238">
                <w:rPr>
                  <w:rFonts w:eastAsia="Times New Roman"/>
                  <w:sz w:val="16"/>
                  <w:szCs w:val="16"/>
                </w:rPr>
                <w:delText>3.00</w:delText>
              </w:r>
            </w:del>
          </w:p>
        </w:tc>
        <w:tc>
          <w:tcPr>
            <w:tcW w:w="547" w:type="dxa"/>
            <w:tcBorders>
              <w:top w:val="nil"/>
              <w:left w:val="nil"/>
              <w:bottom w:val="nil"/>
              <w:right w:val="nil"/>
            </w:tcBorders>
            <w:tcMar>
              <w:top w:w="40" w:type="dxa"/>
              <w:left w:w="40" w:type="dxa"/>
              <w:bottom w:w="40" w:type="dxa"/>
              <w:right w:w="40" w:type="dxa"/>
            </w:tcMar>
            <w:vAlign w:val="bottom"/>
          </w:tcPr>
          <w:p w14:paraId="496AED4C" w14:textId="77777777" w:rsidR="00175B3B" w:rsidRPr="00600238" w:rsidRDefault="00175B3B" w:rsidP="00600238">
            <w:pPr>
              <w:jc w:val="center"/>
              <w:rPr>
                <w:del w:id="272" w:author="Eisuke Tokiwa" w:date="2025-12-15T17:43:00Z" w16du:dateUtc="2025-12-15T08:43:00Z"/>
                <w:sz w:val="16"/>
                <w:szCs w:val="16"/>
              </w:rPr>
            </w:pPr>
            <w:del w:id="273" w:author="Eisuke Tokiwa" w:date="2025-12-15T17:43:00Z" w16du:dateUtc="2025-12-15T08:43:00Z">
              <w:r w:rsidRPr="00600238">
                <w:rPr>
                  <w:rFonts w:eastAsia="Times New Roman"/>
                  <w:sz w:val="16"/>
                  <w:szCs w:val="16"/>
                </w:rPr>
                <w:delText>3.01</w:delText>
              </w:r>
            </w:del>
          </w:p>
        </w:tc>
        <w:tc>
          <w:tcPr>
            <w:tcW w:w="547" w:type="dxa"/>
            <w:tcBorders>
              <w:top w:val="nil"/>
              <w:left w:val="nil"/>
              <w:bottom w:val="nil"/>
              <w:right w:val="nil"/>
            </w:tcBorders>
            <w:tcMar>
              <w:top w:w="40" w:type="dxa"/>
              <w:left w:w="40" w:type="dxa"/>
              <w:bottom w:w="40" w:type="dxa"/>
              <w:right w:w="40" w:type="dxa"/>
            </w:tcMar>
            <w:vAlign w:val="bottom"/>
          </w:tcPr>
          <w:p w14:paraId="261E4C7C" w14:textId="77777777" w:rsidR="00175B3B" w:rsidRPr="00600238" w:rsidRDefault="00175B3B" w:rsidP="00600238">
            <w:pPr>
              <w:jc w:val="center"/>
              <w:rPr>
                <w:del w:id="274" w:author="Eisuke Tokiwa" w:date="2025-12-15T17:43:00Z" w16du:dateUtc="2025-12-15T08:43:00Z"/>
                <w:sz w:val="16"/>
                <w:szCs w:val="16"/>
              </w:rPr>
            </w:pPr>
            <w:del w:id="275" w:author="Eisuke Tokiwa" w:date="2025-12-15T17:43:00Z" w16du:dateUtc="2025-12-15T08:43:00Z">
              <w:r w:rsidRPr="00600238">
                <w:rPr>
                  <w:rFonts w:eastAsia="Times New Roman"/>
                  <w:sz w:val="16"/>
                  <w:szCs w:val="16"/>
                </w:rPr>
                <w:delText>.76</w:delText>
              </w:r>
            </w:del>
          </w:p>
        </w:tc>
        <w:tc>
          <w:tcPr>
            <w:tcW w:w="547" w:type="dxa"/>
            <w:tcBorders>
              <w:top w:val="nil"/>
              <w:left w:val="nil"/>
              <w:bottom w:val="nil"/>
              <w:right w:val="nil"/>
            </w:tcBorders>
            <w:tcMar>
              <w:top w:w="40" w:type="dxa"/>
              <w:left w:w="40" w:type="dxa"/>
              <w:bottom w:w="40" w:type="dxa"/>
              <w:right w:w="40" w:type="dxa"/>
            </w:tcMar>
            <w:vAlign w:val="bottom"/>
          </w:tcPr>
          <w:p w14:paraId="7368FCA6" w14:textId="77777777" w:rsidR="00175B3B" w:rsidRPr="00600238" w:rsidRDefault="00175B3B" w:rsidP="00600238">
            <w:pPr>
              <w:jc w:val="center"/>
              <w:rPr>
                <w:del w:id="276" w:author="Eisuke Tokiwa" w:date="2025-12-15T17:43:00Z" w16du:dateUtc="2025-12-15T08:43:00Z"/>
                <w:sz w:val="16"/>
                <w:szCs w:val="16"/>
              </w:rPr>
            </w:pPr>
            <w:del w:id="277" w:author="Eisuke Tokiwa" w:date="2025-12-15T17:43:00Z" w16du:dateUtc="2025-12-15T08:43:00Z">
              <w:r w:rsidRPr="00600238">
                <w:rPr>
                  <w:rFonts w:eastAsia="Times New Roman"/>
                  <w:sz w:val="16"/>
                  <w:szCs w:val="16"/>
                </w:rPr>
                <w:delText>.57</w:delText>
              </w:r>
            </w:del>
          </w:p>
        </w:tc>
        <w:tc>
          <w:tcPr>
            <w:tcW w:w="547" w:type="dxa"/>
            <w:tcBorders>
              <w:top w:val="nil"/>
              <w:left w:val="nil"/>
              <w:bottom w:val="nil"/>
              <w:right w:val="nil"/>
            </w:tcBorders>
            <w:tcMar>
              <w:top w:w="40" w:type="dxa"/>
              <w:left w:w="40" w:type="dxa"/>
              <w:bottom w:w="40" w:type="dxa"/>
              <w:right w:w="40" w:type="dxa"/>
            </w:tcMar>
            <w:vAlign w:val="bottom"/>
          </w:tcPr>
          <w:p w14:paraId="1DB150B6" w14:textId="77777777" w:rsidR="00175B3B" w:rsidRPr="00600238" w:rsidRDefault="00175B3B" w:rsidP="00600238">
            <w:pPr>
              <w:jc w:val="center"/>
              <w:rPr>
                <w:del w:id="278" w:author="Eisuke Tokiwa" w:date="2025-12-15T17:43:00Z" w16du:dateUtc="2025-12-15T08:43:00Z"/>
                <w:sz w:val="16"/>
                <w:szCs w:val="16"/>
              </w:rPr>
            </w:pPr>
            <w:del w:id="279" w:author="Eisuke Tokiwa" w:date="2025-12-15T17:43:00Z" w16du:dateUtc="2025-12-15T08:43:00Z">
              <w:r w:rsidRPr="00600238">
                <w:rPr>
                  <w:rFonts w:eastAsia="Times New Roman"/>
                  <w:sz w:val="16"/>
                  <w:szCs w:val="16"/>
                </w:rPr>
                <w:delText>-.11</w:delText>
              </w:r>
            </w:del>
          </w:p>
        </w:tc>
        <w:tc>
          <w:tcPr>
            <w:tcW w:w="561" w:type="dxa"/>
            <w:tcBorders>
              <w:top w:val="nil"/>
              <w:left w:val="nil"/>
              <w:bottom w:val="nil"/>
              <w:right w:val="nil"/>
            </w:tcBorders>
            <w:tcMar>
              <w:top w:w="40" w:type="dxa"/>
              <w:left w:w="40" w:type="dxa"/>
              <w:bottom w:w="40" w:type="dxa"/>
              <w:right w:w="40" w:type="dxa"/>
            </w:tcMar>
            <w:vAlign w:val="bottom"/>
          </w:tcPr>
          <w:p w14:paraId="367218E1" w14:textId="77777777" w:rsidR="00175B3B" w:rsidRPr="00600238" w:rsidRDefault="00175B3B" w:rsidP="00600238">
            <w:pPr>
              <w:jc w:val="center"/>
              <w:rPr>
                <w:del w:id="280" w:author="Eisuke Tokiwa" w:date="2025-12-15T17:43:00Z" w16du:dateUtc="2025-12-15T08:43:00Z"/>
                <w:sz w:val="16"/>
                <w:szCs w:val="16"/>
              </w:rPr>
            </w:pPr>
            <w:del w:id="281" w:author="Eisuke Tokiwa" w:date="2025-12-15T17:43:00Z" w16du:dateUtc="2025-12-15T08:43:00Z">
              <w:r w:rsidRPr="00600238">
                <w:rPr>
                  <w:rFonts w:eastAsia="Times New Roman"/>
                  <w:sz w:val="16"/>
                  <w:szCs w:val="16"/>
                </w:rPr>
                <w:delText>-.36</w:delText>
              </w:r>
            </w:del>
          </w:p>
        </w:tc>
      </w:tr>
      <w:tr w:rsidR="00175B3B" w:rsidRPr="00600238" w14:paraId="06C6D55D" w14:textId="77777777" w:rsidTr="005F5F52">
        <w:trPr>
          <w:trHeight w:val="354"/>
          <w:jc w:val="center"/>
          <w:del w:id="282" w:author="Eisuke Tokiwa" w:date="2025-12-15T17:43:00Z"/>
        </w:trPr>
        <w:tc>
          <w:tcPr>
            <w:tcW w:w="735" w:type="dxa"/>
            <w:tcBorders>
              <w:top w:val="nil"/>
              <w:left w:val="nil"/>
              <w:bottom w:val="nil"/>
              <w:right w:val="nil"/>
            </w:tcBorders>
            <w:tcMar>
              <w:top w:w="40" w:type="dxa"/>
              <w:left w:w="40" w:type="dxa"/>
              <w:bottom w:w="40" w:type="dxa"/>
              <w:right w:w="40" w:type="dxa"/>
            </w:tcMar>
            <w:vAlign w:val="bottom"/>
          </w:tcPr>
          <w:p w14:paraId="46F7AEEA" w14:textId="77777777" w:rsidR="00175B3B" w:rsidRPr="00600238" w:rsidRDefault="00175B3B" w:rsidP="00600238">
            <w:pPr>
              <w:rPr>
                <w:del w:id="283" w:author="Eisuke Tokiwa" w:date="2025-12-15T17:43:00Z" w16du:dateUtc="2025-12-15T08:43:00Z"/>
                <w:sz w:val="16"/>
                <w:szCs w:val="16"/>
              </w:rPr>
            </w:pPr>
            <w:del w:id="284" w:author="Eisuke Tokiwa" w:date="2025-12-15T17:43:00Z" w16du:dateUtc="2025-12-15T08:43:00Z">
              <w:r w:rsidRPr="00600238">
                <w:rPr>
                  <w:rFonts w:eastAsia="Times New Roman"/>
                  <w:sz w:val="16"/>
                  <w:szCs w:val="16"/>
                </w:rPr>
                <w:delText>Conscientiousness</w:delText>
              </w:r>
            </w:del>
          </w:p>
        </w:tc>
        <w:tc>
          <w:tcPr>
            <w:tcW w:w="547" w:type="dxa"/>
            <w:tcBorders>
              <w:top w:val="nil"/>
              <w:left w:val="nil"/>
              <w:bottom w:val="nil"/>
              <w:right w:val="nil"/>
            </w:tcBorders>
            <w:tcMar>
              <w:top w:w="40" w:type="dxa"/>
              <w:left w:w="40" w:type="dxa"/>
              <w:bottom w:w="40" w:type="dxa"/>
              <w:right w:w="40" w:type="dxa"/>
            </w:tcMar>
            <w:vAlign w:val="bottom"/>
          </w:tcPr>
          <w:p w14:paraId="26FE14EF" w14:textId="77777777" w:rsidR="00175B3B" w:rsidRPr="00600238" w:rsidRDefault="00175B3B" w:rsidP="00600238">
            <w:pPr>
              <w:jc w:val="center"/>
              <w:rPr>
                <w:del w:id="285" w:author="Eisuke Tokiwa" w:date="2025-12-15T17:43:00Z" w16du:dateUtc="2025-12-15T08:43:00Z"/>
                <w:sz w:val="16"/>
                <w:szCs w:val="16"/>
              </w:rPr>
            </w:pPr>
            <w:del w:id="286" w:author="Eisuke Tokiwa" w:date="2025-12-15T17:43:00Z" w16du:dateUtc="2025-12-15T08:43:00Z">
              <w:r w:rsidRPr="00600238">
                <w:rPr>
                  <w:rFonts w:eastAsia="Times New Roman"/>
                  <w:sz w:val="16"/>
                  <w:szCs w:val="16"/>
                </w:rPr>
                <w:delText>2.90</w:delText>
              </w:r>
            </w:del>
          </w:p>
        </w:tc>
        <w:tc>
          <w:tcPr>
            <w:tcW w:w="547" w:type="dxa"/>
            <w:tcBorders>
              <w:top w:val="nil"/>
              <w:left w:val="nil"/>
              <w:bottom w:val="nil"/>
              <w:right w:val="nil"/>
            </w:tcBorders>
            <w:tcMar>
              <w:top w:w="40" w:type="dxa"/>
              <w:left w:w="40" w:type="dxa"/>
              <w:bottom w:w="40" w:type="dxa"/>
              <w:right w:w="40" w:type="dxa"/>
            </w:tcMar>
            <w:vAlign w:val="bottom"/>
          </w:tcPr>
          <w:p w14:paraId="7C75EB10" w14:textId="77777777" w:rsidR="00175B3B" w:rsidRPr="00600238" w:rsidRDefault="00175B3B" w:rsidP="00600238">
            <w:pPr>
              <w:jc w:val="center"/>
              <w:rPr>
                <w:del w:id="287" w:author="Eisuke Tokiwa" w:date="2025-12-15T17:43:00Z" w16du:dateUtc="2025-12-15T08:43:00Z"/>
                <w:sz w:val="16"/>
                <w:szCs w:val="16"/>
              </w:rPr>
            </w:pPr>
            <w:del w:id="288" w:author="Eisuke Tokiwa" w:date="2025-12-15T17:43:00Z" w16du:dateUtc="2025-12-15T08:43:00Z">
              <w:r w:rsidRPr="00600238">
                <w:rPr>
                  <w:rFonts w:eastAsia="Times New Roman"/>
                  <w:sz w:val="16"/>
                  <w:szCs w:val="16"/>
                </w:rPr>
                <w:delText>2.95</w:delText>
              </w:r>
            </w:del>
          </w:p>
        </w:tc>
        <w:tc>
          <w:tcPr>
            <w:tcW w:w="547" w:type="dxa"/>
            <w:tcBorders>
              <w:top w:val="nil"/>
              <w:left w:val="nil"/>
              <w:bottom w:val="nil"/>
              <w:right w:val="nil"/>
            </w:tcBorders>
            <w:tcMar>
              <w:top w:w="40" w:type="dxa"/>
              <w:left w:w="40" w:type="dxa"/>
              <w:bottom w:w="40" w:type="dxa"/>
              <w:right w:w="40" w:type="dxa"/>
            </w:tcMar>
            <w:vAlign w:val="bottom"/>
          </w:tcPr>
          <w:p w14:paraId="52C7C7A3" w14:textId="77777777" w:rsidR="00175B3B" w:rsidRPr="00600238" w:rsidRDefault="00175B3B" w:rsidP="00600238">
            <w:pPr>
              <w:jc w:val="center"/>
              <w:rPr>
                <w:del w:id="289" w:author="Eisuke Tokiwa" w:date="2025-12-15T17:43:00Z" w16du:dateUtc="2025-12-15T08:43:00Z"/>
                <w:sz w:val="16"/>
                <w:szCs w:val="16"/>
              </w:rPr>
            </w:pPr>
            <w:del w:id="290" w:author="Eisuke Tokiwa" w:date="2025-12-15T17:43:00Z" w16du:dateUtc="2025-12-15T08:43:00Z">
              <w:r w:rsidRPr="00600238">
                <w:rPr>
                  <w:rFonts w:eastAsia="Times New Roman"/>
                  <w:sz w:val="16"/>
                  <w:szCs w:val="16"/>
                </w:rPr>
                <w:delText>.82</w:delText>
              </w:r>
            </w:del>
          </w:p>
        </w:tc>
        <w:tc>
          <w:tcPr>
            <w:tcW w:w="547" w:type="dxa"/>
            <w:tcBorders>
              <w:top w:val="nil"/>
              <w:left w:val="nil"/>
              <w:bottom w:val="nil"/>
              <w:right w:val="nil"/>
            </w:tcBorders>
            <w:tcMar>
              <w:top w:w="40" w:type="dxa"/>
              <w:left w:w="40" w:type="dxa"/>
              <w:bottom w:w="40" w:type="dxa"/>
              <w:right w:w="40" w:type="dxa"/>
            </w:tcMar>
            <w:vAlign w:val="bottom"/>
          </w:tcPr>
          <w:p w14:paraId="554297BF" w14:textId="77777777" w:rsidR="00175B3B" w:rsidRPr="00600238" w:rsidRDefault="00175B3B" w:rsidP="00600238">
            <w:pPr>
              <w:jc w:val="center"/>
              <w:rPr>
                <w:del w:id="291" w:author="Eisuke Tokiwa" w:date="2025-12-15T17:43:00Z" w16du:dateUtc="2025-12-15T08:43:00Z"/>
                <w:sz w:val="16"/>
                <w:szCs w:val="16"/>
              </w:rPr>
            </w:pPr>
            <w:del w:id="292" w:author="Eisuke Tokiwa" w:date="2025-12-15T17:43:00Z" w16du:dateUtc="2025-12-15T08:43:00Z">
              <w:r w:rsidRPr="00600238">
                <w:rPr>
                  <w:rFonts w:eastAsia="Times New Roman"/>
                  <w:sz w:val="16"/>
                  <w:szCs w:val="16"/>
                </w:rPr>
                <w:delText>.68</w:delText>
              </w:r>
            </w:del>
          </w:p>
        </w:tc>
        <w:tc>
          <w:tcPr>
            <w:tcW w:w="547" w:type="dxa"/>
            <w:tcBorders>
              <w:top w:val="nil"/>
              <w:left w:val="nil"/>
              <w:bottom w:val="nil"/>
              <w:right w:val="nil"/>
            </w:tcBorders>
            <w:tcMar>
              <w:top w:w="40" w:type="dxa"/>
              <w:left w:w="40" w:type="dxa"/>
              <w:bottom w:w="40" w:type="dxa"/>
              <w:right w:w="40" w:type="dxa"/>
            </w:tcMar>
            <w:vAlign w:val="bottom"/>
          </w:tcPr>
          <w:p w14:paraId="76C46AED" w14:textId="77777777" w:rsidR="00175B3B" w:rsidRPr="00600238" w:rsidRDefault="00175B3B" w:rsidP="00600238">
            <w:pPr>
              <w:jc w:val="center"/>
              <w:rPr>
                <w:del w:id="293" w:author="Eisuke Tokiwa" w:date="2025-12-15T17:43:00Z" w16du:dateUtc="2025-12-15T08:43:00Z"/>
                <w:sz w:val="16"/>
                <w:szCs w:val="16"/>
              </w:rPr>
            </w:pPr>
            <w:del w:id="294" w:author="Eisuke Tokiwa" w:date="2025-12-15T17:43:00Z" w16du:dateUtc="2025-12-15T08:43:00Z">
              <w:r w:rsidRPr="00600238">
                <w:rPr>
                  <w:rFonts w:eastAsia="Times New Roman"/>
                  <w:sz w:val="16"/>
                  <w:szCs w:val="16"/>
                </w:rPr>
                <w:delText>.11</w:delText>
              </w:r>
            </w:del>
          </w:p>
        </w:tc>
        <w:tc>
          <w:tcPr>
            <w:tcW w:w="561" w:type="dxa"/>
            <w:tcBorders>
              <w:top w:val="nil"/>
              <w:left w:val="nil"/>
              <w:bottom w:val="nil"/>
              <w:right w:val="nil"/>
            </w:tcBorders>
            <w:tcMar>
              <w:top w:w="40" w:type="dxa"/>
              <w:left w:w="40" w:type="dxa"/>
              <w:bottom w:w="40" w:type="dxa"/>
              <w:right w:w="40" w:type="dxa"/>
            </w:tcMar>
            <w:vAlign w:val="bottom"/>
          </w:tcPr>
          <w:p w14:paraId="6846FF8E" w14:textId="77777777" w:rsidR="00175B3B" w:rsidRPr="00600238" w:rsidRDefault="00175B3B" w:rsidP="00600238">
            <w:pPr>
              <w:jc w:val="center"/>
              <w:rPr>
                <w:del w:id="295" w:author="Eisuke Tokiwa" w:date="2025-12-15T17:43:00Z" w16du:dateUtc="2025-12-15T08:43:00Z"/>
                <w:sz w:val="16"/>
                <w:szCs w:val="16"/>
              </w:rPr>
            </w:pPr>
            <w:del w:id="296" w:author="Eisuke Tokiwa" w:date="2025-12-15T17:43:00Z" w16du:dateUtc="2025-12-15T08:43:00Z">
              <w:r w:rsidRPr="00600238">
                <w:rPr>
                  <w:rFonts w:eastAsia="Times New Roman"/>
                  <w:sz w:val="16"/>
                  <w:szCs w:val="16"/>
                </w:rPr>
                <w:delText>-.65</w:delText>
              </w:r>
            </w:del>
          </w:p>
        </w:tc>
      </w:tr>
      <w:tr w:rsidR="00175B3B" w:rsidRPr="00600238" w14:paraId="4F7EA5CE" w14:textId="77777777" w:rsidTr="005F5F52">
        <w:trPr>
          <w:trHeight w:val="354"/>
          <w:jc w:val="center"/>
          <w:del w:id="297" w:author="Eisuke Tokiwa" w:date="2025-12-15T17:43:00Z"/>
        </w:trPr>
        <w:tc>
          <w:tcPr>
            <w:tcW w:w="735" w:type="dxa"/>
            <w:tcBorders>
              <w:top w:val="nil"/>
              <w:left w:val="nil"/>
              <w:bottom w:val="single" w:sz="6" w:space="0" w:color="000000"/>
              <w:right w:val="nil"/>
            </w:tcBorders>
            <w:tcMar>
              <w:top w:w="40" w:type="dxa"/>
              <w:left w:w="40" w:type="dxa"/>
              <w:bottom w:w="40" w:type="dxa"/>
              <w:right w:w="40" w:type="dxa"/>
            </w:tcMar>
            <w:vAlign w:val="bottom"/>
          </w:tcPr>
          <w:p w14:paraId="14F3FE0B" w14:textId="77777777" w:rsidR="00175B3B" w:rsidRPr="00600238" w:rsidRDefault="00175B3B" w:rsidP="00600238">
            <w:pPr>
              <w:rPr>
                <w:del w:id="298" w:author="Eisuke Tokiwa" w:date="2025-12-15T17:43:00Z" w16du:dateUtc="2025-12-15T08:43:00Z"/>
                <w:sz w:val="16"/>
                <w:szCs w:val="16"/>
              </w:rPr>
            </w:pPr>
            <w:del w:id="299" w:author="Eisuke Tokiwa" w:date="2025-12-15T17:43:00Z" w16du:dateUtc="2025-12-15T08:43:00Z">
              <w:r w:rsidRPr="00600238">
                <w:rPr>
                  <w:rFonts w:eastAsia="Times New Roman"/>
                  <w:sz w:val="16"/>
                  <w:szCs w:val="16"/>
                </w:rPr>
                <w:delText>Openness</w:delText>
              </w:r>
            </w:del>
          </w:p>
        </w:tc>
        <w:tc>
          <w:tcPr>
            <w:tcW w:w="547" w:type="dxa"/>
            <w:tcBorders>
              <w:top w:val="nil"/>
              <w:left w:val="nil"/>
              <w:bottom w:val="single" w:sz="6" w:space="0" w:color="000000"/>
              <w:right w:val="nil"/>
            </w:tcBorders>
            <w:tcMar>
              <w:top w:w="40" w:type="dxa"/>
              <w:left w:w="40" w:type="dxa"/>
              <w:bottom w:w="40" w:type="dxa"/>
              <w:right w:w="40" w:type="dxa"/>
            </w:tcMar>
            <w:vAlign w:val="bottom"/>
          </w:tcPr>
          <w:p w14:paraId="6F65BABE" w14:textId="77777777" w:rsidR="00175B3B" w:rsidRPr="00600238" w:rsidRDefault="00175B3B" w:rsidP="00600238">
            <w:pPr>
              <w:jc w:val="center"/>
              <w:rPr>
                <w:del w:id="300" w:author="Eisuke Tokiwa" w:date="2025-12-15T17:43:00Z" w16du:dateUtc="2025-12-15T08:43:00Z"/>
                <w:sz w:val="16"/>
                <w:szCs w:val="16"/>
              </w:rPr>
            </w:pPr>
            <w:del w:id="301" w:author="Eisuke Tokiwa" w:date="2025-12-15T17:43:00Z" w16du:dateUtc="2025-12-15T08:43:00Z">
              <w:r w:rsidRPr="00600238">
                <w:rPr>
                  <w:rFonts w:eastAsia="Times New Roman"/>
                  <w:sz w:val="16"/>
                  <w:szCs w:val="16"/>
                </w:rPr>
                <w:delText>3.70</w:delText>
              </w:r>
            </w:del>
          </w:p>
        </w:tc>
        <w:tc>
          <w:tcPr>
            <w:tcW w:w="547" w:type="dxa"/>
            <w:tcBorders>
              <w:top w:val="nil"/>
              <w:left w:val="nil"/>
              <w:bottom w:val="single" w:sz="6" w:space="0" w:color="000000"/>
              <w:right w:val="nil"/>
            </w:tcBorders>
            <w:tcMar>
              <w:top w:w="40" w:type="dxa"/>
              <w:left w:w="40" w:type="dxa"/>
              <w:bottom w:w="40" w:type="dxa"/>
              <w:right w:w="40" w:type="dxa"/>
            </w:tcMar>
            <w:vAlign w:val="bottom"/>
          </w:tcPr>
          <w:p w14:paraId="2CBA078E" w14:textId="77777777" w:rsidR="00175B3B" w:rsidRPr="00600238" w:rsidRDefault="00175B3B" w:rsidP="00600238">
            <w:pPr>
              <w:jc w:val="center"/>
              <w:rPr>
                <w:del w:id="302" w:author="Eisuke Tokiwa" w:date="2025-12-15T17:43:00Z" w16du:dateUtc="2025-12-15T08:43:00Z"/>
                <w:sz w:val="16"/>
                <w:szCs w:val="16"/>
              </w:rPr>
            </w:pPr>
            <w:del w:id="303" w:author="Eisuke Tokiwa" w:date="2025-12-15T17:43:00Z" w16du:dateUtc="2025-12-15T08:43:00Z">
              <w:r w:rsidRPr="00600238">
                <w:rPr>
                  <w:rFonts w:eastAsia="Times New Roman"/>
                  <w:sz w:val="16"/>
                  <w:szCs w:val="16"/>
                </w:rPr>
                <w:delText>3.62</w:delText>
              </w:r>
            </w:del>
          </w:p>
        </w:tc>
        <w:tc>
          <w:tcPr>
            <w:tcW w:w="547" w:type="dxa"/>
            <w:tcBorders>
              <w:top w:val="nil"/>
              <w:left w:val="nil"/>
              <w:bottom w:val="single" w:sz="6" w:space="0" w:color="000000"/>
              <w:right w:val="nil"/>
            </w:tcBorders>
            <w:tcMar>
              <w:top w:w="40" w:type="dxa"/>
              <w:left w:w="40" w:type="dxa"/>
              <w:bottom w:w="40" w:type="dxa"/>
              <w:right w:w="40" w:type="dxa"/>
            </w:tcMar>
            <w:vAlign w:val="bottom"/>
          </w:tcPr>
          <w:p w14:paraId="77C0A83A" w14:textId="77777777" w:rsidR="00175B3B" w:rsidRPr="00600238" w:rsidRDefault="00175B3B" w:rsidP="00600238">
            <w:pPr>
              <w:jc w:val="center"/>
              <w:rPr>
                <w:del w:id="304" w:author="Eisuke Tokiwa" w:date="2025-12-15T17:43:00Z" w16du:dateUtc="2025-12-15T08:43:00Z"/>
                <w:sz w:val="16"/>
                <w:szCs w:val="16"/>
              </w:rPr>
            </w:pPr>
            <w:del w:id="305" w:author="Eisuke Tokiwa" w:date="2025-12-15T17:43:00Z" w16du:dateUtc="2025-12-15T08:43:00Z">
              <w:r w:rsidRPr="00600238">
                <w:rPr>
                  <w:rFonts w:eastAsia="Times New Roman"/>
                  <w:sz w:val="16"/>
                  <w:szCs w:val="16"/>
                </w:rPr>
                <w:delText>.81</w:delText>
              </w:r>
            </w:del>
          </w:p>
        </w:tc>
        <w:tc>
          <w:tcPr>
            <w:tcW w:w="547" w:type="dxa"/>
            <w:tcBorders>
              <w:top w:val="nil"/>
              <w:left w:val="nil"/>
              <w:bottom w:val="single" w:sz="6" w:space="0" w:color="000000"/>
              <w:right w:val="nil"/>
            </w:tcBorders>
            <w:tcMar>
              <w:top w:w="40" w:type="dxa"/>
              <w:left w:w="40" w:type="dxa"/>
              <w:bottom w:w="40" w:type="dxa"/>
              <w:right w:w="40" w:type="dxa"/>
            </w:tcMar>
            <w:vAlign w:val="bottom"/>
          </w:tcPr>
          <w:p w14:paraId="3502AA83" w14:textId="77777777" w:rsidR="00175B3B" w:rsidRPr="00600238" w:rsidRDefault="00175B3B" w:rsidP="00600238">
            <w:pPr>
              <w:jc w:val="center"/>
              <w:rPr>
                <w:del w:id="306" w:author="Eisuke Tokiwa" w:date="2025-12-15T17:43:00Z" w16du:dateUtc="2025-12-15T08:43:00Z"/>
                <w:sz w:val="16"/>
                <w:szCs w:val="16"/>
              </w:rPr>
            </w:pPr>
            <w:del w:id="307" w:author="Eisuke Tokiwa" w:date="2025-12-15T17:43:00Z" w16du:dateUtc="2025-12-15T08:43:00Z">
              <w:r w:rsidRPr="00600238">
                <w:rPr>
                  <w:rFonts w:eastAsia="Times New Roman"/>
                  <w:sz w:val="16"/>
                  <w:szCs w:val="16"/>
                </w:rPr>
                <w:delText>.66</w:delText>
              </w:r>
            </w:del>
          </w:p>
        </w:tc>
        <w:tc>
          <w:tcPr>
            <w:tcW w:w="547" w:type="dxa"/>
            <w:tcBorders>
              <w:top w:val="nil"/>
              <w:left w:val="nil"/>
              <w:bottom w:val="single" w:sz="6" w:space="0" w:color="000000"/>
              <w:right w:val="nil"/>
            </w:tcBorders>
            <w:tcMar>
              <w:top w:w="40" w:type="dxa"/>
              <w:left w:w="40" w:type="dxa"/>
              <w:bottom w:w="40" w:type="dxa"/>
              <w:right w:w="40" w:type="dxa"/>
            </w:tcMar>
            <w:vAlign w:val="bottom"/>
          </w:tcPr>
          <w:p w14:paraId="42543DBB" w14:textId="77777777" w:rsidR="00175B3B" w:rsidRPr="00600238" w:rsidRDefault="00175B3B" w:rsidP="00600238">
            <w:pPr>
              <w:jc w:val="center"/>
              <w:rPr>
                <w:del w:id="308" w:author="Eisuke Tokiwa" w:date="2025-12-15T17:43:00Z" w16du:dateUtc="2025-12-15T08:43:00Z"/>
                <w:sz w:val="16"/>
                <w:szCs w:val="16"/>
              </w:rPr>
            </w:pPr>
            <w:del w:id="309" w:author="Eisuke Tokiwa" w:date="2025-12-15T17:43:00Z" w16du:dateUtc="2025-12-15T08:43:00Z">
              <w:r w:rsidRPr="00600238">
                <w:rPr>
                  <w:rFonts w:eastAsia="Times New Roman"/>
                  <w:sz w:val="16"/>
                  <w:szCs w:val="16"/>
                </w:rPr>
                <w:delText>-.51</w:delText>
              </w:r>
            </w:del>
          </w:p>
        </w:tc>
        <w:tc>
          <w:tcPr>
            <w:tcW w:w="561" w:type="dxa"/>
            <w:tcBorders>
              <w:top w:val="nil"/>
              <w:left w:val="nil"/>
              <w:bottom w:val="single" w:sz="6" w:space="0" w:color="000000"/>
              <w:right w:val="nil"/>
            </w:tcBorders>
            <w:tcMar>
              <w:top w:w="40" w:type="dxa"/>
              <w:left w:w="40" w:type="dxa"/>
              <w:bottom w:w="40" w:type="dxa"/>
              <w:right w:w="40" w:type="dxa"/>
            </w:tcMar>
            <w:vAlign w:val="bottom"/>
          </w:tcPr>
          <w:p w14:paraId="34D0F61E" w14:textId="77777777" w:rsidR="00175B3B" w:rsidRPr="00600238" w:rsidRDefault="00175B3B" w:rsidP="00600238">
            <w:pPr>
              <w:jc w:val="center"/>
              <w:rPr>
                <w:del w:id="310" w:author="Eisuke Tokiwa" w:date="2025-12-15T17:43:00Z" w16du:dateUtc="2025-12-15T08:43:00Z"/>
                <w:sz w:val="16"/>
                <w:szCs w:val="16"/>
              </w:rPr>
            </w:pPr>
            <w:del w:id="311" w:author="Eisuke Tokiwa" w:date="2025-12-15T17:43:00Z" w16du:dateUtc="2025-12-15T08:43:00Z">
              <w:r w:rsidRPr="00600238">
                <w:rPr>
                  <w:rFonts w:eastAsia="Times New Roman"/>
                  <w:sz w:val="16"/>
                  <w:szCs w:val="16"/>
                </w:rPr>
                <w:delText>-.39</w:delText>
              </w:r>
            </w:del>
          </w:p>
        </w:tc>
      </w:tr>
      <w:bookmarkEnd w:id="205"/>
    </w:tbl>
    <w:p w14:paraId="308A0D8A" w14:textId="79181D3B" w:rsidR="00175B3B" w:rsidRDefault="00175B3B" w:rsidP="00600238">
      <w:pPr>
        <w:pStyle w:val="PARA"/>
        <w:spacing w:line="240" w:lineRule="auto"/>
        <w:rPr>
          <w:del w:id="312" w:author="Eisuke Tokiwa" w:date="2025-12-15T17:43:00Z" w16du:dateUtc="2025-12-15T08:43:00Z"/>
          <w:lang w:eastAsia="ja-JP"/>
        </w:rPr>
      </w:pPr>
    </w:p>
    <w:tbl>
      <w:tblPr>
        <w:tblW w:w="4067" w:type="dxa"/>
        <w:jc w:val="center"/>
        <w:tblBorders>
          <w:top w:val="nil"/>
          <w:left w:val="nil"/>
          <w:bottom w:val="nil"/>
          <w:right w:val="nil"/>
          <w:insideH w:val="nil"/>
          <w:insideV w:val="nil"/>
        </w:tblBorders>
        <w:tblLayout w:type="fixed"/>
        <w:tblLook w:val="0600" w:firstRow="0" w:lastRow="0" w:firstColumn="0" w:lastColumn="0" w:noHBand="1" w:noVBand="1"/>
      </w:tblPr>
      <w:tblGrid>
        <w:gridCol w:w="872"/>
        <w:gridCol w:w="532"/>
        <w:gridCol w:w="532"/>
        <w:gridCol w:w="532"/>
        <w:gridCol w:w="532"/>
        <w:gridCol w:w="532"/>
        <w:gridCol w:w="535"/>
      </w:tblGrid>
      <w:tr w:rsidR="00175B3B" w:rsidRPr="00600238" w14:paraId="4235D6F8" w14:textId="77777777" w:rsidTr="005F5F52">
        <w:trPr>
          <w:trHeight w:val="315"/>
          <w:jc w:val="center"/>
          <w:del w:id="313" w:author="Eisuke Tokiwa" w:date="2025-12-15T17:43:00Z"/>
        </w:trPr>
        <w:tc>
          <w:tcPr>
            <w:tcW w:w="4067" w:type="dxa"/>
            <w:gridSpan w:val="7"/>
            <w:tcBorders>
              <w:top w:val="nil"/>
              <w:left w:val="nil"/>
              <w:bottom w:val="single" w:sz="6" w:space="0" w:color="000000"/>
              <w:right w:val="nil"/>
            </w:tcBorders>
            <w:tcMar>
              <w:top w:w="40" w:type="dxa"/>
              <w:left w:w="40" w:type="dxa"/>
              <w:bottom w:w="40" w:type="dxa"/>
              <w:right w:w="40" w:type="dxa"/>
            </w:tcMar>
            <w:vAlign w:val="bottom"/>
          </w:tcPr>
          <w:p w14:paraId="00FB4294" w14:textId="51F14BB8" w:rsidR="00175B3B" w:rsidRPr="00600238" w:rsidRDefault="00B76174" w:rsidP="00600238">
            <w:pPr>
              <w:jc w:val="center"/>
              <w:rPr>
                <w:del w:id="314" w:author="Eisuke Tokiwa" w:date="2025-12-15T17:43:00Z" w16du:dateUtc="2025-12-15T08:43:00Z"/>
                <w:sz w:val="16"/>
                <w:szCs w:val="16"/>
              </w:rPr>
            </w:pPr>
            <w:del w:id="315" w:author="Eisuke Tokiwa" w:date="2025-12-15T17:43:00Z" w16du:dateUtc="2025-12-15T08:43:00Z">
              <w:r w:rsidRPr="00B76174">
                <w:rPr>
                  <w:rFonts w:eastAsia="Times New Roman"/>
                  <w:i/>
                  <w:sz w:val="16"/>
                  <w:szCs w:val="16"/>
                </w:rPr>
                <w:delText xml:space="preserve">DESCRIPTIVE STATISTICS OF </w:delText>
              </w:r>
              <w:r>
                <w:rPr>
                  <w:rFonts w:hint="eastAsia"/>
                  <w:i/>
                  <w:sz w:val="16"/>
                  <w:szCs w:val="16"/>
                  <w:lang w:eastAsia="ja-JP"/>
                </w:rPr>
                <w:delText>ALL</w:delText>
              </w:r>
              <w:r w:rsidR="00175B3B" w:rsidRPr="00600238">
                <w:rPr>
                  <w:rFonts w:eastAsia="Times New Roman"/>
                  <w:i/>
                  <w:sz w:val="16"/>
                  <w:szCs w:val="16"/>
                </w:rPr>
                <w:delText xml:space="preserve"> F</w:delText>
              </w:r>
              <w:r>
                <w:rPr>
                  <w:rFonts w:hint="eastAsia"/>
                  <w:i/>
                  <w:sz w:val="16"/>
                  <w:szCs w:val="16"/>
                  <w:lang w:eastAsia="ja-JP"/>
                </w:rPr>
                <w:delText>ACETS</w:delText>
              </w:r>
            </w:del>
          </w:p>
        </w:tc>
      </w:tr>
      <w:tr w:rsidR="00175B3B" w:rsidRPr="00600238" w14:paraId="602BA392" w14:textId="77777777" w:rsidTr="00175B3B">
        <w:trPr>
          <w:trHeight w:val="315"/>
          <w:jc w:val="center"/>
          <w:del w:id="316" w:author="Eisuke Tokiwa" w:date="2025-12-15T17:43:00Z"/>
        </w:trPr>
        <w:tc>
          <w:tcPr>
            <w:tcW w:w="872" w:type="dxa"/>
            <w:tcBorders>
              <w:top w:val="nil"/>
              <w:left w:val="nil"/>
              <w:bottom w:val="single" w:sz="6" w:space="0" w:color="000000"/>
              <w:right w:val="nil"/>
            </w:tcBorders>
            <w:tcMar>
              <w:top w:w="40" w:type="dxa"/>
              <w:left w:w="40" w:type="dxa"/>
              <w:bottom w:w="40" w:type="dxa"/>
              <w:right w:w="40" w:type="dxa"/>
            </w:tcMar>
            <w:vAlign w:val="bottom"/>
          </w:tcPr>
          <w:p w14:paraId="2684D292" w14:textId="77777777" w:rsidR="00175B3B" w:rsidRPr="00600238" w:rsidRDefault="00175B3B" w:rsidP="00600238">
            <w:pPr>
              <w:rPr>
                <w:del w:id="317" w:author="Eisuke Tokiwa" w:date="2025-12-15T17:43:00Z" w16du:dateUtc="2025-12-15T08:43:00Z"/>
                <w:sz w:val="16"/>
                <w:szCs w:val="16"/>
              </w:rPr>
            </w:pPr>
            <w:del w:id="318" w:author="Eisuke Tokiwa" w:date="2025-12-15T17:43:00Z" w16du:dateUtc="2025-12-15T08:43:00Z">
              <w:r w:rsidRPr="00600238">
                <w:rPr>
                  <w:rFonts w:eastAsia="Times New Roman"/>
                  <w:sz w:val="16"/>
                  <w:szCs w:val="16"/>
                </w:rPr>
                <w:delText>Facets</w:delText>
              </w:r>
            </w:del>
          </w:p>
        </w:tc>
        <w:tc>
          <w:tcPr>
            <w:tcW w:w="532" w:type="dxa"/>
            <w:tcBorders>
              <w:top w:val="nil"/>
              <w:left w:val="nil"/>
              <w:bottom w:val="single" w:sz="6" w:space="0" w:color="000000"/>
              <w:right w:val="nil"/>
            </w:tcBorders>
            <w:tcMar>
              <w:top w:w="40" w:type="dxa"/>
              <w:left w:w="40" w:type="dxa"/>
              <w:bottom w:w="40" w:type="dxa"/>
              <w:right w:w="40" w:type="dxa"/>
            </w:tcMar>
            <w:vAlign w:val="bottom"/>
          </w:tcPr>
          <w:p w14:paraId="508EEE40" w14:textId="77777777" w:rsidR="00175B3B" w:rsidRPr="00600238" w:rsidRDefault="00175B3B" w:rsidP="00600238">
            <w:pPr>
              <w:jc w:val="center"/>
              <w:rPr>
                <w:del w:id="319" w:author="Eisuke Tokiwa" w:date="2025-12-15T17:43:00Z" w16du:dateUtc="2025-12-15T08:43:00Z"/>
                <w:sz w:val="16"/>
                <w:szCs w:val="16"/>
              </w:rPr>
            </w:pPr>
            <w:del w:id="320" w:author="Eisuke Tokiwa" w:date="2025-12-15T17:43:00Z" w16du:dateUtc="2025-12-15T08:43:00Z">
              <w:r w:rsidRPr="00600238">
                <w:rPr>
                  <w:rFonts w:eastAsia="Times New Roman"/>
                  <w:i/>
                  <w:sz w:val="16"/>
                  <w:szCs w:val="16"/>
                </w:rPr>
                <w:delText>Mdn</w:delText>
              </w:r>
            </w:del>
          </w:p>
        </w:tc>
        <w:tc>
          <w:tcPr>
            <w:tcW w:w="532" w:type="dxa"/>
            <w:tcBorders>
              <w:top w:val="nil"/>
              <w:left w:val="nil"/>
              <w:bottom w:val="single" w:sz="6" w:space="0" w:color="000000"/>
              <w:right w:val="nil"/>
            </w:tcBorders>
            <w:tcMar>
              <w:top w:w="40" w:type="dxa"/>
              <w:left w:w="40" w:type="dxa"/>
              <w:bottom w:w="40" w:type="dxa"/>
              <w:right w:w="40" w:type="dxa"/>
            </w:tcMar>
            <w:vAlign w:val="bottom"/>
          </w:tcPr>
          <w:p w14:paraId="1656E478" w14:textId="77777777" w:rsidR="00175B3B" w:rsidRPr="00600238" w:rsidRDefault="00175B3B" w:rsidP="00600238">
            <w:pPr>
              <w:jc w:val="center"/>
              <w:rPr>
                <w:del w:id="321" w:author="Eisuke Tokiwa" w:date="2025-12-15T17:43:00Z" w16du:dateUtc="2025-12-15T08:43:00Z"/>
                <w:sz w:val="16"/>
                <w:szCs w:val="16"/>
              </w:rPr>
            </w:pPr>
            <w:del w:id="322" w:author="Eisuke Tokiwa" w:date="2025-12-15T17:43:00Z" w16du:dateUtc="2025-12-15T08:43:00Z">
              <w:r w:rsidRPr="00600238">
                <w:rPr>
                  <w:rFonts w:eastAsia="Times New Roman"/>
                  <w:i/>
                  <w:sz w:val="16"/>
                  <w:szCs w:val="16"/>
                </w:rPr>
                <w:delText>M</w:delText>
              </w:r>
            </w:del>
          </w:p>
        </w:tc>
        <w:tc>
          <w:tcPr>
            <w:tcW w:w="532" w:type="dxa"/>
            <w:tcBorders>
              <w:top w:val="nil"/>
              <w:left w:val="nil"/>
              <w:bottom w:val="single" w:sz="6" w:space="0" w:color="000000"/>
              <w:right w:val="nil"/>
            </w:tcBorders>
            <w:tcMar>
              <w:top w:w="40" w:type="dxa"/>
              <w:left w:w="40" w:type="dxa"/>
              <w:bottom w:w="40" w:type="dxa"/>
              <w:right w:w="40" w:type="dxa"/>
            </w:tcMar>
            <w:vAlign w:val="bottom"/>
          </w:tcPr>
          <w:p w14:paraId="1E87938E" w14:textId="77777777" w:rsidR="00175B3B" w:rsidRPr="00600238" w:rsidRDefault="00175B3B" w:rsidP="00600238">
            <w:pPr>
              <w:jc w:val="center"/>
              <w:rPr>
                <w:del w:id="323" w:author="Eisuke Tokiwa" w:date="2025-12-15T17:43:00Z" w16du:dateUtc="2025-12-15T08:43:00Z"/>
                <w:sz w:val="16"/>
                <w:szCs w:val="16"/>
              </w:rPr>
            </w:pPr>
            <w:del w:id="324" w:author="Eisuke Tokiwa" w:date="2025-12-15T17:43:00Z" w16du:dateUtc="2025-12-15T08:43:00Z">
              <w:r w:rsidRPr="00600238">
                <w:rPr>
                  <w:rFonts w:eastAsia="Times New Roman"/>
                  <w:i/>
                  <w:sz w:val="16"/>
                  <w:szCs w:val="16"/>
                </w:rPr>
                <w:delText>SD</w:delText>
              </w:r>
            </w:del>
          </w:p>
        </w:tc>
        <w:tc>
          <w:tcPr>
            <w:tcW w:w="532" w:type="dxa"/>
            <w:tcBorders>
              <w:top w:val="nil"/>
              <w:left w:val="nil"/>
              <w:bottom w:val="single" w:sz="6" w:space="0" w:color="000000"/>
              <w:right w:val="nil"/>
            </w:tcBorders>
            <w:tcMar>
              <w:top w:w="40" w:type="dxa"/>
              <w:left w:w="40" w:type="dxa"/>
              <w:bottom w:w="40" w:type="dxa"/>
              <w:right w:w="40" w:type="dxa"/>
            </w:tcMar>
            <w:vAlign w:val="bottom"/>
          </w:tcPr>
          <w:p w14:paraId="52347EC2" w14:textId="77777777" w:rsidR="00175B3B" w:rsidRPr="00600238" w:rsidRDefault="00175B3B" w:rsidP="00600238">
            <w:pPr>
              <w:jc w:val="center"/>
              <w:rPr>
                <w:del w:id="325" w:author="Eisuke Tokiwa" w:date="2025-12-15T17:43:00Z" w16du:dateUtc="2025-12-15T08:43:00Z"/>
                <w:sz w:val="16"/>
                <w:szCs w:val="16"/>
              </w:rPr>
            </w:pPr>
            <w:del w:id="326" w:author="Eisuke Tokiwa" w:date="2025-12-15T17:43:00Z" w16du:dateUtc="2025-12-15T08:43:00Z">
              <w:r w:rsidRPr="00600238">
                <w:rPr>
                  <w:rFonts w:eastAsia="Times New Roman"/>
                  <w:i/>
                  <w:sz w:val="16"/>
                  <w:szCs w:val="16"/>
                </w:rPr>
                <w:delText>Var</w:delText>
              </w:r>
            </w:del>
          </w:p>
        </w:tc>
        <w:tc>
          <w:tcPr>
            <w:tcW w:w="532" w:type="dxa"/>
            <w:tcBorders>
              <w:top w:val="nil"/>
              <w:left w:val="nil"/>
              <w:bottom w:val="single" w:sz="6" w:space="0" w:color="000000"/>
              <w:right w:val="nil"/>
            </w:tcBorders>
            <w:tcMar>
              <w:top w:w="40" w:type="dxa"/>
              <w:left w:w="40" w:type="dxa"/>
              <w:bottom w:w="40" w:type="dxa"/>
              <w:right w:w="40" w:type="dxa"/>
            </w:tcMar>
            <w:vAlign w:val="bottom"/>
          </w:tcPr>
          <w:p w14:paraId="42EFBFF4" w14:textId="77777777" w:rsidR="00175B3B" w:rsidRPr="00600238" w:rsidRDefault="00175B3B" w:rsidP="00600238">
            <w:pPr>
              <w:jc w:val="center"/>
              <w:rPr>
                <w:del w:id="327" w:author="Eisuke Tokiwa" w:date="2025-12-15T17:43:00Z" w16du:dateUtc="2025-12-15T08:43:00Z"/>
                <w:sz w:val="16"/>
                <w:szCs w:val="16"/>
              </w:rPr>
            </w:pPr>
            <w:del w:id="328" w:author="Eisuke Tokiwa" w:date="2025-12-15T17:43:00Z" w16du:dateUtc="2025-12-15T08:43:00Z">
              <w:r w:rsidRPr="00600238">
                <w:rPr>
                  <w:rFonts w:eastAsia="Times New Roman"/>
                  <w:i/>
                  <w:sz w:val="16"/>
                  <w:szCs w:val="16"/>
                </w:rPr>
                <w:delText>Skew</w:delText>
              </w:r>
            </w:del>
          </w:p>
        </w:tc>
        <w:tc>
          <w:tcPr>
            <w:tcW w:w="535" w:type="dxa"/>
            <w:tcBorders>
              <w:top w:val="nil"/>
              <w:left w:val="nil"/>
              <w:bottom w:val="single" w:sz="6" w:space="0" w:color="000000"/>
              <w:right w:val="nil"/>
            </w:tcBorders>
            <w:tcMar>
              <w:top w:w="40" w:type="dxa"/>
              <w:left w:w="40" w:type="dxa"/>
              <w:bottom w:w="40" w:type="dxa"/>
              <w:right w:w="40" w:type="dxa"/>
            </w:tcMar>
            <w:vAlign w:val="bottom"/>
          </w:tcPr>
          <w:p w14:paraId="02A3C790" w14:textId="77777777" w:rsidR="00175B3B" w:rsidRPr="00600238" w:rsidRDefault="00175B3B" w:rsidP="00600238">
            <w:pPr>
              <w:jc w:val="center"/>
              <w:rPr>
                <w:del w:id="329" w:author="Eisuke Tokiwa" w:date="2025-12-15T17:43:00Z" w16du:dateUtc="2025-12-15T08:43:00Z"/>
                <w:sz w:val="16"/>
                <w:szCs w:val="16"/>
              </w:rPr>
            </w:pPr>
            <w:del w:id="330" w:author="Eisuke Tokiwa" w:date="2025-12-15T17:43:00Z" w16du:dateUtc="2025-12-15T08:43:00Z">
              <w:r w:rsidRPr="00600238">
                <w:rPr>
                  <w:rFonts w:eastAsia="Times New Roman"/>
                  <w:i/>
                  <w:sz w:val="16"/>
                  <w:szCs w:val="16"/>
                </w:rPr>
                <w:delText>Kurt</w:delText>
              </w:r>
            </w:del>
          </w:p>
        </w:tc>
      </w:tr>
      <w:tr w:rsidR="00175B3B" w:rsidRPr="00600238" w14:paraId="1D52DEF7" w14:textId="77777777" w:rsidTr="00175B3B">
        <w:trPr>
          <w:trHeight w:val="315"/>
          <w:jc w:val="center"/>
          <w:del w:id="331" w:author="Eisuke Tokiwa" w:date="2025-12-15T17:43:00Z"/>
        </w:trPr>
        <w:tc>
          <w:tcPr>
            <w:tcW w:w="872" w:type="dxa"/>
            <w:tcBorders>
              <w:top w:val="nil"/>
              <w:left w:val="nil"/>
              <w:bottom w:val="nil"/>
              <w:right w:val="nil"/>
            </w:tcBorders>
            <w:tcMar>
              <w:top w:w="40" w:type="dxa"/>
              <w:left w:w="40" w:type="dxa"/>
              <w:bottom w:w="40" w:type="dxa"/>
              <w:right w:w="40" w:type="dxa"/>
            </w:tcMar>
            <w:vAlign w:val="bottom"/>
          </w:tcPr>
          <w:p w14:paraId="052F0418" w14:textId="77777777" w:rsidR="00175B3B" w:rsidRPr="00600238" w:rsidRDefault="00175B3B" w:rsidP="00600238">
            <w:pPr>
              <w:rPr>
                <w:del w:id="332" w:author="Eisuke Tokiwa" w:date="2025-12-15T17:43:00Z" w16du:dateUtc="2025-12-15T08:43:00Z"/>
                <w:sz w:val="16"/>
                <w:szCs w:val="16"/>
              </w:rPr>
            </w:pPr>
            <w:del w:id="333" w:author="Eisuke Tokiwa" w:date="2025-12-15T17:43:00Z" w16du:dateUtc="2025-12-15T08:43:00Z">
              <w:r w:rsidRPr="00600238">
                <w:rPr>
                  <w:rFonts w:eastAsia="Times New Roman"/>
                  <w:sz w:val="16"/>
                  <w:szCs w:val="16"/>
                </w:rPr>
                <w:delText>Sincerity</w:delText>
              </w:r>
            </w:del>
          </w:p>
        </w:tc>
        <w:tc>
          <w:tcPr>
            <w:tcW w:w="532" w:type="dxa"/>
            <w:tcBorders>
              <w:top w:val="nil"/>
              <w:left w:val="nil"/>
              <w:bottom w:val="nil"/>
              <w:right w:val="nil"/>
            </w:tcBorders>
            <w:tcMar>
              <w:top w:w="40" w:type="dxa"/>
              <w:left w:w="40" w:type="dxa"/>
              <w:bottom w:w="40" w:type="dxa"/>
              <w:right w:w="40" w:type="dxa"/>
            </w:tcMar>
            <w:vAlign w:val="bottom"/>
          </w:tcPr>
          <w:p w14:paraId="77BCADFC" w14:textId="77777777" w:rsidR="00175B3B" w:rsidRPr="00600238" w:rsidRDefault="00175B3B" w:rsidP="00600238">
            <w:pPr>
              <w:jc w:val="center"/>
              <w:rPr>
                <w:del w:id="334" w:author="Eisuke Tokiwa" w:date="2025-12-15T17:43:00Z" w16du:dateUtc="2025-12-15T08:43:00Z"/>
                <w:sz w:val="16"/>
                <w:szCs w:val="16"/>
              </w:rPr>
            </w:pPr>
            <w:del w:id="335" w:author="Eisuke Tokiwa" w:date="2025-12-15T17:43:00Z" w16du:dateUtc="2025-12-15T08:43:00Z">
              <w:r w:rsidRPr="00600238">
                <w:rPr>
                  <w:rFonts w:eastAsia="Times New Roman"/>
                  <w:sz w:val="16"/>
                  <w:szCs w:val="16"/>
                </w:rPr>
                <w:delText>3.00</w:delText>
              </w:r>
            </w:del>
          </w:p>
        </w:tc>
        <w:tc>
          <w:tcPr>
            <w:tcW w:w="532" w:type="dxa"/>
            <w:tcBorders>
              <w:top w:val="nil"/>
              <w:left w:val="nil"/>
              <w:bottom w:val="nil"/>
              <w:right w:val="nil"/>
            </w:tcBorders>
            <w:tcMar>
              <w:top w:w="40" w:type="dxa"/>
              <w:left w:w="40" w:type="dxa"/>
              <w:bottom w:w="40" w:type="dxa"/>
              <w:right w:w="40" w:type="dxa"/>
            </w:tcMar>
            <w:vAlign w:val="bottom"/>
          </w:tcPr>
          <w:p w14:paraId="1C6B8F44" w14:textId="77777777" w:rsidR="00175B3B" w:rsidRPr="00600238" w:rsidRDefault="00175B3B" w:rsidP="00600238">
            <w:pPr>
              <w:jc w:val="center"/>
              <w:rPr>
                <w:del w:id="336" w:author="Eisuke Tokiwa" w:date="2025-12-15T17:43:00Z" w16du:dateUtc="2025-12-15T08:43:00Z"/>
                <w:sz w:val="16"/>
                <w:szCs w:val="16"/>
              </w:rPr>
            </w:pPr>
            <w:del w:id="337" w:author="Eisuke Tokiwa" w:date="2025-12-15T17:43:00Z" w16du:dateUtc="2025-12-15T08:43:00Z">
              <w:r w:rsidRPr="00600238">
                <w:rPr>
                  <w:rFonts w:eastAsia="Times New Roman"/>
                  <w:sz w:val="16"/>
                  <w:szCs w:val="16"/>
                </w:rPr>
                <w:delText>2.92</w:delText>
              </w:r>
            </w:del>
          </w:p>
        </w:tc>
        <w:tc>
          <w:tcPr>
            <w:tcW w:w="532" w:type="dxa"/>
            <w:tcBorders>
              <w:top w:val="nil"/>
              <w:left w:val="nil"/>
              <w:bottom w:val="nil"/>
              <w:right w:val="nil"/>
            </w:tcBorders>
            <w:tcMar>
              <w:top w:w="40" w:type="dxa"/>
              <w:left w:w="40" w:type="dxa"/>
              <w:bottom w:w="40" w:type="dxa"/>
              <w:right w:w="40" w:type="dxa"/>
            </w:tcMar>
            <w:vAlign w:val="bottom"/>
          </w:tcPr>
          <w:p w14:paraId="6563DAC6" w14:textId="77777777" w:rsidR="00175B3B" w:rsidRPr="00600238" w:rsidRDefault="00175B3B" w:rsidP="00600238">
            <w:pPr>
              <w:jc w:val="center"/>
              <w:rPr>
                <w:del w:id="338" w:author="Eisuke Tokiwa" w:date="2025-12-15T17:43:00Z" w16du:dateUtc="2025-12-15T08:43:00Z"/>
                <w:sz w:val="16"/>
                <w:szCs w:val="16"/>
              </w:rPr>
            </w:pPr>
            <w:del w:id="339" w:author="Eisuke Tokiwa" w:date="2025-12-15T17:43:00Z" w16du:dateUtc="2025-12-15T08:43:00Z">
              <w:r w:rsidRPr="00600238">
                <w:rPr>
                  <w:rFonts w:eastAsia="Times New Roman"/>
                  <w:sz w:val="16"/>
                  <w:szCs w:val="16"/>
                </w:rPr>
                <w:delText>1.11</w:delText>
              </w:r>
            </w:del>
          </w:p>
        </w:tc>
        <w:tc>
          <w:tcPr>
            <w:tcW w:w="532" w:type="dxa"/>
            <w:tcBorders>
              <w:top w:val="nil"/>
              <w:left w:val="nil"/>
              <w:bottom w:val="nil"/>
              <w:right w:val="nil"/>
            </w:tcBorders>
            <w:tcMar>
              <w:top w:w="40" w:type="dxa"/>
              <w:left w:w="40" w:type="dxa"/>
              <w:bottom w:w="40" w:type="dxa"/>
              <w:right w:w="40" w:type="dxa"/>
            </w:tcMar>
            <w:vAlign w:val="bottom"/>
          </w:tcPr>
          <w:p w14:paraId="42CCCB2D" w14:textId="77777777" w:rsidR="00175B3B" w:rsidRPr="00600238" w:rsidRDefault="00175B3B" w:rsidP="00600238">
            <w:pPr>
              <w:jc w:val="center"/>
              <w:rPr>
                <w:del w:id="340" w:author="Eisuke Tokiwa" w:date="2025-12-15T17:43:00Z" w16du:dateUtc="2025-12-15T08:43:00Z"/>
                <w:sz w:val="16"/>
                <w:szCs w:val="16"/>
              </w:rPr>
            </w:pPr>
            <w:del w:id="341" w:author="Eisuke Tokiwa" w:date="2025-12-15T17:43:00Z" w16du:dateUtc="2025-12-15T08:43:00Z">
              <w:r w:rsidRPr="00600238">
                <w:rPr>
                  <w:rFonts w:eastAsia="Times New Roman"/>
                  <w:sz w:val="16"/>
                  <w:szCs w:val="16"/>
                </w:rPr>
                <w:delText>1.24</w:delText>
              </w:r>
            </w:del>
          </w:p>
        </w:tc>
        <w:tc>
          <w:tcPr>
            <w:tcW w:w="532" w:type="dxa"/>
            <w:tcBorders>
              <w:top w:val="nil"/>
              <w:left w:val="nil"/>
              <w:bottom w:val="nil"/>
              <w:right w:val="nil"/>
            </w:tcBorders>
            <w:tcMar>
              <w:top w:w="40" w:type="dxa"/>
              <w:left w:w="40" w:type="dxa"/>
              <w:bottom w:w="40" w:type="dxa"/>
              <w:right w:w="40" w:type="dxa"/>
            </w:tcMar>
            <w:vAlign w:val="bottom"/>
          </w:tcPr>
          <w:p w14:paraId="459B50BE" w14:textId="77777777" w:rsidR="00175B3B" w:rsidRPr="00600238" w:rsidRDefault="00175B3B" w:rsidP="00600238">
            <w:pPr>
              <w:jc w:val="center"/>
              <w:rPr>
                <w:del w:id="342" w:author="Eisuke Tokiwa" w:date="2025-12-15T17:43:00Z" w16du:dateUtc="2025-12-15T08:43:00Z"/>
                <w:sz w:val="16"/>
                <w:szCs w:val="16"/>
              </w:rPr>
            </w:pPr>
            <w:del w:id="343" w:author="Eisuke Tokiwa" w:date="2025-12-15T17:43:00Z" w16du:dateUtc="2025-12-15T08:43:00Z">
              <w:r w:rsidRPr="00600238">
                <w:rPr>
                  <w:rFonts w:eastAsia="Times New Roman"/>
                  <w:sz w:val="16"/>
                  <w:szCs w:val="16"/>
                </w:rPr>
                <w:delText>.07</w:delText>
              </w:r>
            </w:del>
          </w:p>
        </w:tc>
        <w:tc>
          <w:tcPr>
            <w:tcW w:w="535" w:type="dxa"/>
            <w:tcBorders>
              <w:top w:val="nil"/>
              <w:left w:val="nil"/>
              <w:bottom w:val="nil"/>
              <w:right w:val="nil"/>
            </w:tcBorders>
            <w:tcMar>
              <w:top w:w="40" w:type="dxa"/>
              <w:left w:w="40" w:type="dxa"/>
              <w:bottom w:w="40" w:type="dxa"/>
              <w:right w:w="40" w:type="dxa"/>
            </w:tcMar>
            <w:vAlign w:val="bottom"/>
          </w:tcPr>
          <w:p w14:paraId="7275693B" w14:textId="77777777" w:rsidR="00175B3B" w:rsidRPr="00600238" w:rsidRDefault="00175B3B" w:rsidP="00600238">
            <w:pPr>
              <w:jc w:val="center"/>
              <w:rPr>
                <w:del w:id="344" w:author="Eisuke Tokiwa" w:date="2025-12-15T17:43:00Z" w16du:dateUtc="2025-12-15T08:43:00Z"/>
                <w:sz w:val="16"/>
                <w:szCs w:val="16"/>
              </w:rPr>
            </w:pPr>
            <w:del w:id="345" w:author="Eisuke Tokiwa" w:date="2025-12-15T17:43:00Z" w16du:dateUtc="2025-12-15T08:43:00Z">
              <w:r w:rsidRPr="00600238">
                <w:rPr>
                  <w:rFonts w:eastAsia="Times New Roman"/>
                  <w:sz w:val="16"/>
                  <w:szCs w:val="16"/>
                </w:rPr>
                <w:delText>-.90</w:delText>
              </w:r>
            </w:del>
          </w:p>
        </w:tc>
      </w:tr>
      <w:tr w:rsidR="00175B3B" w:rsidRPr="00600238" w14:paraId="116C63FF" w14:textId="77777777" w:rsidTr="00175B3B">
        <w:trPr>
          <w:trHeight w:val="315"/>
          <w:jc w:val="center"/>
          <w:del w:id="346" w:author="Eisuke Tokiwa" w:date="2025-12-15T17:43:00Z"/>
        </w:trPr>
        <w:tc>
          <w:tcPr>
            <w:tcW w:w="872" w:type="dxa"/>
            <w:tcBorders>
              <w:top w:val="nil"/>
              <w:left w:val="nil"/>
              <w:bottom w:val="nil"/>
              <w:right w:val="nil"/>
            </w:tcBorders>
            <w:tcMar>
              <w:top w:w="40" w:type="dxa"/>
              <w:left w:w="40" w:type="dxa"/>
              <w:bottom w:w="40" w:type="dxa"/>
              <w:right w:w="40" w:type="dxa"/>
            </w:tcMar>
            <w:vAlign w:val="bottom"/>
          </w:tcPr>
          <w:p w14:paraId="0F407E2E" w14:textId="77777777" w:rsidR="00175B3B" w:rsidRPr="00600238" w:rsidRDefault="00175B3B" w:rsidP="00600238">
            <w:pPr>
              <w:rPr>
                <w:del w:id="347" w:author="Eisuke Tokiwa" w:date="2025-12-15T17:43:00Z" w16du:dateUtc="2025-12-15T08:43:00Z"/>
                <w:sz w:val="16"/>
                <w:szCs w:val="16"/>
              </w:rPr>
            </w:pPr>
            <w:del w:id="348" w:author="Eisuke Tokiwa" w:date="2025-12-15T17:43:00Z" w16du:dateUtc="2025-12-15T08:43:00Z">
              <w:r w:rsidRPr="00600238">
                <w:rPr>
                  <w:rFonts w:eastAsia="Times New Roman"/>
                  <w:sz w:val="16"/>
                  <w:szCs w:val="16"/>
                </w:rPr>
                <w:delText>Fairness</w:delText>
              </w:r>
            </w:del>
          </w:p>
        </w:tc>
        <w:tc>
          <w:tcPr>
            <w:tcW w:w="532" w:type="dxa"/>
            <w:tcBorders>
              <w:top w:val="nil"/>
              <w:left w:val="nil"/>
              <w:bottom w:val="nil"/>
              <w:right w:val="nil"/>
            </w:tcBorders>
            <w:tcMar>
              <w:top w:w="40" w:type="dxa"/>
              <w:left w:w="40" w:type="dxa"/>
              <w:bottom w:w="40" w:type="dxa"/>
              <w:right w:w="40" w:type="dxa"/>
            </w:tcMar>
            <w:vAlign w:val="bottom"/>
          </w:tcPr>
          <w:p w14:paraId="38355306" w14:textId="77777777" w:rsidR="00175B3B" w:rsidRPr="00600238" w:rsidRDefault="00175B3B" w:rsidP="00600238">
            <w:pPr>
              <w:jc w:val="center"/>
              <w:rPr>
                <w:del w:id="349" w:author="Eisuke Tokiwa" w:date="2025-12-15T17:43:00Z" w16du:dateUtc="2025-12-15T08:43:00Z"/>
                <w:sz w:val="16"/>
                <w:szCs w:val="16"/>
              </w:rPr>
            </w:pPr>
            <w:del w:id="350" w:author="Eisuke Tokiwa" w:date="2025-12-15T17:43:00Z" w16du:dateUtc="2025-12-15T08:43:00Z">
              <w:r w:rsidRPr="00600238">
                <w:rPr>
                  <w:rFonts w:eastAsia="Times New Roman"/>
                  <w:sz w:val="16"/>
                  <w:szCs w:val="16"/>
                </w:rPr>
                <w:delText>3.67</w:delText>
              </w:r>
            </w:del>
          </w:p>
        </w:tc>
        <w:tc>
          <w:tcPr>
            <w:tcW w:w="532" w:type="dxa"/>
            <w:tcBorders>
              <w:top w:val="nil"/>
              <w:left w:val="nil"/>
              <w:bottom w:val="nil"/>
              <w:right w:val="nil"/>
            </w:tcBorders>
            <w:tcMar>
              <w:top w:w="40" w:type="dxa"/>
              <w:left w:w="40" w:type="dxa"/>
              <w:bottom w:w="40" w:type="dxa"/>
              <w:right w:w="40" w:type="dxa"/>
            </w:tcMar>
            <w:vAlign w:val="bottom"/>
          </w:tcPr>
          <w:p w14:paraId="70BEDC60" w14:textId="77777777" w:rsidR="00175B3B" w:rsidRPr="00600238" w:rsidRDefault="00175B3B" w:rsidP="00600238">
            <w:pPr>
              <w:jc w:val="center"/>
              <w:rPr>
                <w:del w:id="351" w:author="Eisuke Tokiwa" w:date="2025-12-15T17:43:00Z" w16du:dateUtc="2025-12-15T08:43:00Z"/>
                <w:sz w:val="16"/>
                <w:szCs w:val="16"/>
              </w:rPr>
            </w:pPr>
            <w:del w:id="352" w:author="Eisuke Tokiwa" w:date="2025-12-15T17:43:00Z" w16du:dateUtc="2025-12-15T08:43:00Z">
              <w:r w:rsidRPr="00600238">
                <w:rPr>
                  <w:rFonts w:eastAsia="Times New Roman"/>
                  <w:sz w:val="16"/>
                  <w:szCs w:val="16"/>
                </w:rPr>
                <w:delText>3.53</w:delText>
              </w:r>
            </w:del>
          </w:p>
        </w:tc>
        <w:tc>
          <w:tcPr>
            <w:tcW w:w="532" w:type="dxa"/>
            <w:tcBorders>
              <w:top w:val="nil"/>
              <w:left w:val="nil"/>
              <w:bottom w:val="nil"/>
              <w:right w:val="nil"/>
            </w:tcBorders>
            <w:tcMar>
              <w:top w:w="40" w:type="dxa"/>
              <w:left w:w="40" w:type="dxa"/>
              <w:bottom w:w="40" w:type="dxa"/>
              <w:right w:w="40" w:type="dxa"/>
            </w:tcMar>
            <w:vAlign w:val="bottom"/>
          </w:tcPr>
          <w:p w14:paraId="65194EDA" w14:textId="77777777" w:rsidR="00175B3B" w:rsidRPr="00600238" w:rsidRDefault="00175B3B" w:rsidP="00600238">
            <w:pPr>
              <w:jc w:val="center"/>
              <w:rPr>
                <w:del w:id="353" w:author="Eisuke Tokiwa" w:date="2025-12-15T17:43:00Z" w16du:dateUtc="2025-12-15T08:43:00Z"/>
                <w:sz w:val="16"/>
                <w:szCs w:val="16"/>
              </w:rPr>
            </w:pPr>
            <w:del w:id="354" w:author="Eisuke Tokiwa" w:date="2025-12-15T17:43:00Z" w16du:dateUtc="2025-12-15T08:43:00Z">
              <w:r w:rsidRPr="00600238">
                <w:rPr>
                  <w:rFonts w:eastAsia="Times New Roman"/>
                  <w:sz w:val="16"/>
                  <w:szCs w:val="16"/>
                </w:rPr>
                <w:delText>1.29</w:delText>
              </w:r>
            </w:del>
          </w:p>
        </w:tc>
        <w:tc>
          <w:tcPr>
            <w:tcW w:w="532" w:type="dxa"/>
            <w:tcBorders>
              <w:top w:val="nil"/>
              <w:left w:val="nil"/>
              <w:bottom w:val="nil"/>
              <w:right w:val="nil"/>
            </w:tcBorders>
            <w:tcMar>
              <w:top w:w="40" w:type="dxa"/>
              <w:left w:w="40" w:type="dxa"/>
              <w:bottom w:w="40" w:type="dxa"/>
              <w:right w:w="40" w:type="dxa"/>
            </w:tcMar>
            <w:vAlign w:val="bottom"/>
          </w:tcPr>
          <w:p w14:paraId="16F2E454" w14:textId="77777777" w:rsidR="00175B3B" w:rsidRPr="00600238" w:rsidRDefault="00175B3B" w:rsidP="00600238">
            <w:pPr>
              <w:jc w:val="center"/>
              <w:rPr>
                <w:del w:id="355" w:author="Eisuke Tokiwa" w:date="2025-12-15T17:43:00Z" w16du:dateUtc="2025-12-15T08:43:00Z"/>
                <w:sz w:val="16"/>
                <w:szCs w:val="16"/>
              </w:rPr>
            </w:pPr>
            <w:del w:id="356" w:author="Eisuke Tokiwa" w:date="2025-12-15T17:43:00Z" w16du:dateUtc="2025-12-15T08:43:00Z">
              <w:r w:rsidRPr="00600238">
                <w:rPr>
                  <w:rFonts w:eastAsia="Times New Roman"/>
                  <w:sz w:val="16"/>
                  <w:szCs w:val="16"/>
                </w:rPr>
                <w:delText>1.67</w:delText>
              </w:r>
            </w:del>
          </w:p>
        </w:tc>
        <w:tc>
          <w:tcPr>
            <w:tcW w:w="532" w:type="dxa"/>
            <w:tcBorders>
              <w:top w:val="nil"/>
              <w:left w:val="nil"/>
              <w:bottom w:val="nil"/>
              <w:right w:val="nil"/>
            </w:tcBorders>
            <w:tcMar>
              <w:top w:w="40" w:type="dxa"/>
              <w:left w:w="40" w:type="dxa"/>
              <w:bottom w:w="40" w:type="dxa"/>
              <w:right w:w="40" w:type="dxa"/>
            </w:tcMar>
            <w:vAlign w:val="bottom"/>
          </w:tcPr>
          <w:p w14:paraId="7F2E29E7" w14:textId="77777777" w:rsidR="00175B3B" w:rsidRPr="00600238" w:rsidRDefault="00175B3B" w:rsidP="00600238">
            <w:pPr>
              <w:jc w:val="center"/>
              <w:rPr>
                <w:del w:id="357" w:author="Eisuke Tokiwa" w:date="2025-12-15T17:43:00Z" w16du:dateUtc="2025-12-15T08:43:00Z"/>
                <w:sz w:val="16"/>
                <w:szCs w:val="16"/>
              </w:rPr>
            </w:pPr>
            <w:del w:id="358" w:author="Eisuke Tokiwa" w:date="2025-12-15T17:43:00Z" w16du:dateUtc="2025-12-15T08:43:00Z">
              <w:r w:rsidRPr="00600238">
                <w:rPr>
                  <w:rFonts w:eastAsia="Times New Roman"/>
                  <w:sz w:val="16"/>
                  <w:szCs w:val="16"/>
                </w:rPr>
                <w:delText>-.48</w:delText>
              </w:r>
            </w:del>
          </w:p>
        </w:tc>
        <w:tc>
          <w:tcPr>
            <w:tcW w:w="535" w:type="dxa"/>
            <w:tcBorders>
              <w:top w:val="nil"/>
              <w:left w:val="nil"/>
              <w:bottom w:val="nil"/>
              <w:right w:val="nil"/>
            </w:tcBorders>
            <w:tcMar>
              <w:top w:w="40" w:type="dxa"/>
              <w:left w:w="40" w:type="dxa"/>
              <w:bottom w:w="40" w:type="dxa"/>
              <w:right w:w="40" w:type="dxa"/>
            </w:tcMar>
            <w:vAlign w:val="bottom"/>
          </w:tcPr>
          <w:p w14:paraId="290A7662" w14:textId="77777777" w:rsidR="00175B3B" w:rsidRPr="00600238" w:rsidRDefault="00175B3B" w:rsidP="00600238">
            <w:pPr>
              <w:jc w:val="center"/>
              <w:rPr>
                <w:del w:id="359" w:author="Eisuke Tokiwa" w:date="2025-12-15T17:43:00Z" w16du:dateUtc="2025-12-15T08:43:00Z"/>
                <w:sz w:val="16"/>
                <w:szCs w:val="16"/>
              </w:rPr>
            </w:pPr>
            <w:del w:id="360" w:author="Eisuke Tokiwa" w:date="2025-12-15T17:43:00Z" w16du:dateUtc="2025-12-15T08:43:00Z">
              <w:r w:rsidRPr="00600238">
                <w:rPr>
                  <w:rFonts w:eastAsia="Times New Roman"/>
                  <w:sz w:val="16"/>
                  <w:szCs w:val="16"/>
                </w:rPr>
                <w:delText>-1.04</w:delText>
              </w:r>
            </w:del>
          </w:p>
        </w:tc>
      </w:tr>
      <w:tr w:rsidR="00175B3B" w:rsidRPr="00600238" w14:paraId="1F16DFCB" w14:textId="77777777" w:rsidTr="00175B3B">
        <w:trPr>
          <w:trHeight w:val="315"/>
          <w:jc w:val="center"/>
          <w:del w:id="361" w:author="Eisuke Tokiwa" w:date="2025-12-15T17:43:00Z"/>
        </w:trPr>
        <w:tc>
          <w:tcPr>
            <w:tcW w:w="872" w:type="dxa"/>
            <w:tcBorders>
              <w:top w:val="nil"/>
              <w:left w:val="nil"/>
              <w:bottom w:val="nil"/>
              <w:right w:val="nil"/>
            </w:tcBorders>
            <w:tcMar>
              <w:top w:w="40" w:type="dxa"/>
              <w:left w:w="40" w:type="dxa"/>
              <w:bottom w:w="40" w:type="dxa"/>
              <w:right w:w="40" w:type="dxa"/>
            </w:tcMar>
            <w:vAlign w:val="bottom"/>
          </w:tcPr>
          <w:p w14:paraId="0644F1AD" w14:textId="77777777" w:rsidR="00175B3B" w:rsidRPr="00600238" w:rsidRDefault="00175B3B" w:rsidP="00600238">
            <w:pPr>
              <w:rPr>
                <w:del w:id="362" w:author="Eisuke Tokiwa" w:date="2025-12-15T17:43:00Z" w16du:dateUtc="2025-12-15T08:43:00Z"/>
                <w:sz w:val="16"/>
                <w:szCs w:val="16"/>
              </w:rPr>
            </w:pPr>
            <w:del w:id="363" w:author="Eisuke Tokiwa" w:date="2025-12-15T17:43:00Z" w16du:dateUtc="2025-12-15T08:43:00Z">
              <w:r w:rsidRPr="00600238">
                <w:rPr>
                  <w:rFonts w:eastAsia="Times New Roman"/>
                  <w:sz w:val="16"/>
                  <w:szCs w:val="16"/>
                </w:rPr>
                <w:delText>Greed-Avoidance</w:delText>
              </w:r>
            </w:del>
          </w:p>
        </w:tc>
        <w:tc>
          <w:tcPr>
            <w:tcW w:w="532" w:type="dxa"/>
            <w:tcBorders>
              <w:top w:val="nil"/>
              <w:left w:val="nil"/>
              <w:bottom w:val="nil"/>
              <w:right w:val="nil"/>
            </w:tcBorders>
            <w:tcMar>
              <w:top w:w="40" w:type="dxa"/>
              <w:left w:w="40" w:type="dxa"/>
              <w:bottom w:w="40" w:type="dxa"/>
              <w:right w:w="40" w:type="dxa"/>
            </w:tcMar>
            <w:vAlign w:val="bottom"/>
          </w:tcPr>
          <w:p w14:paraId="1DF82AA1" w14:textId="77777777" w:rsidR="00175B3B" w:rsidRPr="00600238" w:rsidRDefault="00175B3B" w:rsidP="00600238">
            <w:pPr>
              <w:jc w:val="center"/>
              <w:rPr>
                <w:del w:id="364" w:author="Eisuke Tokiwa" w:date="2025-12-15T17:43:00Z" w16du:dateUtc="2025-12-15T08:43:00Z"/>
                <w:sz w:val="16"/>
                <w:szCs w:val="16"/>
              </w:rPr>
            </w:pPr>
            <w:del w:id="365" w:author="Eisuke Tokiwa" w:date="2025-12-15T17:43:00Z" w16du:dateUtc="2025-12-15T08:43:00Z">
              <w:r w:rsidRPr="00600238">
                <w:rPr>
                  <w:rFonts w:eastAsia="Times New Roman"/>
                  <w:sz w:val="16"/>
                  <w:szCs w:val="16"/>
                </w:rPr>
                <w:delText>3.00</w:delText>
              </w:r>
            </w:del>
          </w:p>
        </w:tc>
        <w:tc>
          <w:tcPr>
            <w:tcW w:w="532" w:type="dxa"/>
            <w:tcBorders>
              <w:top w:val="nil"/>
              <w:left w:val="nil"/>
              <w:bottom w:val="nil"/>
              <w:right w:val="nil"/>
            </w:tcBorders>
            <w:tcMar>
              <w:top w:w="40" w:type="dxa"/>
              <w:left w:w="40" w:type="dxa"/>
              <w:bottom w:w="40" w:type="dxa"/>
              <w:right w:w="40" w:type="dxa"/>
            </w:tcMar>
            <w:vAlign w:val="bottom"/>
          </w:tcPr>
          <w:p w14:paraId="54881F7B" w14:textId="77777777" w:rsidR="00175B3B" w:rsidRPr="00600238" w:rsidRDefault="00175B3B" w:rsidP="00600238">
            <w:pPr>
              <w:jc w:val="center"/>
              <w:rPr>
                <w:del w:id="366" w:author="Eisuke Tokiwa" w:date="2025-12-15T17:43:00Z" w16du:dateUtc="2025-12-15T08:43:00Z"/>
                <w:sz w:val="16"/>
                <w:szCs w:val="16"/>
              </w:rPr>
            </w:pPr>
            <w:del w:id="367" w:author="Eisuke Tokiwa" w:date="2025-12-15T17:43:00Z" w16du:dateUtc="2025-12-15T08:43:00Z">
              <w:r w:rsidRPr="00600238">
                <w:rPr>
                  <w:rFonts w:eastAsia="Times New Roman"/>
                  <w:sz w:val="16"/>
                  <w:szCs w:val="16"/>
                </w:rPr>
                <w:delText>3.05</w:delText>
              </w:r>
            </w:del>
          </w:p>
        </w:tc>
        <w:tc>
          <w:tcPr>
            <w:tcW w:w="532" w:type="dxa"/>
            <w:tcBorders>
              <w:top w:val="nil"/>
              <w:left w:val="nil"/>
              <w:bottom w:val="nil"/>
              <w:right w:val="nil"/>
            </w:tcBorders>
            <w:tcMar>
              <w:top w:w="40" w:type="dxa"/>
              <w:left w:w="40" w:type="dxa"/>
              <w:bottom w:w="40" w:type="dxa"/>
              <w:right w:w="40" w:type="dxa"/>
            </w:tcMar>
            <w:vAlign w:val="bottom"/>
          </w:tcPr>
          <w:p w14:paraId="052C85FB" w14:textId="77777777" w:rsidR="00175B3B" w:rsidRPr="00600238" w:rsidRDefault="00175B3B" w:rsidP="00600238">
            <w:pPr>
              <w:jc w:val="center"/>
              <w:rPr>
                <w:del w:id="368" w:author="Eisuke Tokiwa" w:date="2025-12-15T17:43:00Z" w16du:dateUtc="2025-12-15T08:43:00Z"/>
                <w:sz w:val="16"/>
                <w:szCs w:val="16"/>
              </w:rPr>
            </w:pPr>
            <w:del w:id="369" w:author="Eisuke Tokiwa" w:date="2025-12-15T17:43:00Z" w16du:dateUtc="2025-12-15T08:43:00Z">
              <w:r w:rsidRPr="00600238">
                <w:rPr>
                  <w:rFonts w:eastAsia="Times New Roman"/>
                  <w:sz w:val="16"/>
                  <w:szCs w:val="16"/>
                </w:rPr>
                <w:delText>1.13</w:delText>
              </w:r>
            </w:del>
          </w:p>
        </w:tc>
        <w:tc>
          <w:tcPr>
            <w:tcW w:w="532" w:type="dxa"/>
            <w:tcBorders>
              <w:top w:val="nil"/>
              <w:left w:val="nil"/>
              <w:bottom w:val="nil"/>
              <w:right w:val="nil"/>
            </w:tcBorders>
            <w:tcMar>
              <w:top w:w="40" w:type="dxa"/>
              <w:left w:w="40" w:type="dxa"/>
              <w:bottom w:w="40" w:type="dxa"/>
              <w:right w:w="40" w:type="dxa"/>
            </w:tcMar>
            <w:vAlign w:val="bottom"/>
          </w:tcPr>
          <w:p w14:paraId="181CAEED" w14:textId="77777777" w:rsidR="00175B3B" w:rsidRPr="00600238" w:rsidRDefault="00175B3B" w:rsidP="00600238">
            <w:pPr>
              <w:jc w:val="center"/>
              <w:rPr>
                <w:del w:id="370" w:author="Eisuke Tokiwa" w:date="2025-12-15T17:43:00Z" w16du:dateUtc="2025-12-15T08:43:00Z"/>
                <w:sz w:val="16"/>
                <w:szCs w:val="16"/>
              </w:rPr>
            </w:pPr>
            <w:del w:id="371" w:author="Eisuke Tokiwa" w:date="2025-12-15T17:43:00Z" w16du:dateUtc="2025-12-15T08:43:00Z">
              <w:r w:rsidRPr="00600238">
                <w:rPr>
                  <w:rFonts w:eastAsia="Times New Roman"/>
                  <w:sz w:val="16"/>
                  <w:szCs w:val="16"/>
                </w:rPr>
                <w:delText>1.29</w:delText>
              </w:r>
            </w:del>
          </w:p>
        </w:tc>
        <w:tc>
          <w:tcPr>
            <w:tcW w:w="532" w:type="dxa"/>
            <w:tcBorders>
              <w:top w:val="nil"/>
              <w:left w:val="nil"/>
              <w:bottom w:val="nil"/>
              <w:right w:val="nil"/>
            </w:tcBorders>
            <w:tcMar>
              <w:top w:w="40" w:type="dxa"/>
              <w:left w:w="40" w:type="dxa"/>
              <w:bottom w:w="40" w:type="dxa"/>
              <w:right w:w="40" w:type="dxa"/>
            </w:tcMar>
            <w:vAlign w:val="bottom"/>
          </w:tcPr>
          <w:p w14:paraId="1F6F6B2E" w14:textId="77777777" w:rsidR="00175B3B" w:rsidRPr="00600238" w:rsidRDefault="00175B3B" w:rsidP="00600238">
            <w:pPr>
              <w:jc w:val="center"/>
              <w:rPr>
                <w:del w:id="372" w:author="Eisuke Tokiwa" w:date="2025-12-15T17:43:00Z" w16du:dateUtc="2025-12-15T08:43:00Z"/>
                <w:sz w:val="16"/>
                <w:szCs w:val="16"/>
              </w:rPr>
            </w:pPr>
            <w:del w:id="373" w:author="Eisuke Tokiwa" w:date="2025-12-15T17:43:00Z" w16du:dateUtc="2025-12-15T08:43:00Z">
              <w:r w:rsidRPr="00600238">
                <w:rPr>
                  <w:rFonts w:eastAsia="Times New Roman"/>
                  <w:sz w:val="16"/>
                  <w:szCs w:val="16"/>
                </w:rPr>
                <w:delText>-.05</w:delText>
              </w:r>
            </w:del>
          </w:p>
        </w:tc>
        <w:tc>
          <w:tcPr>
            <w:tcW w:w="535" w:type="dxa"/>
            <w:tcBorders>
              <w:top w:val="nil"/>
              <w:left w:val="nil"/>
              <w:bottom w:val="nil"/>
              <w:right w:val="nil"/>
            </w:tcBorders>
            <w:tcMar>
              <w:top w:w="40" w:type="dxa"/>
              <w:left w:w="40" w:type="dxa"/>
              <w:bottom w:w="40" w:type="dxa"/>
              <w:right w:w="40" w:type="dxa"/>
            </w:tcMar>
            <w:vAlign w:val="bottom"/>
          </w:tcPr>
          <w:p w14:paraId="106F7637" w14:textId="77777777" w:rsidR="00175B3B" w:rsidRPr="00600238" w:rsidRDefault="00175B3B" w:rsidP="00600238">
            <w:pPr>
              <w:jc w:val="center"/>
              <w:rPr>
                <w:del w:id="374" w:author="Eisuke Tokiwa" w:date="2025-12-15T17:43:00Z" w16du:dateUtc="2025-12-15T08:43:00Z"/>
                <w:sz w:val="16"/>
                <w:szCs w:val="16"/>
              </w:rPr>
            </w:pPr>
            <w:del w:id="375" w:author="Eisuke Tokiwa" w:date="2025-12-15T17:43:00Z" w16du:dateUtc="2025-12-15T08:43:00Z">
              <w:r w:rsidRPr="00600238">
                <w:rPr>
                  <w:rFonts w:eastAsia="Times New Roman"/>
                  <w:sz w:val="16"/>
                  <w:szCs w:val="16"/>
                </w:rPr>
                <w:delText>-.87</w:delText>
              </w:r>
            </w:del>
          </w:p>
        </w:tc>
      </w:tr>
      <w:tr w:rsidR="00175B3B" w:rsidRPr="00600238" w14:paraId="4436A4EF" w14:textId="77777777" w:rsidTr="00175B3B">
        <w:trPr>
          <w:trHeight w:val="315"/>
          <w:jc w:val="center"/>
          <w:del w:id="376" w:author="Eisuke Tokiwa" w:date="2025-12-15T17:43:00Z"/>
        </w:trPr>
        <w:tc>
          <w:tcPr>
            <w:tcW w:w="872" w:type="dxa"/>
            <w:tcBorders>
              <w:top w:val="nil"/>
              <w:left w:val="nil"/>
              <w:bottom w:val="nil"/>
              <w:right w:val="nil"/>
            </w:tcBorders>
            <w:tcMar>
              <w:top w:w="40" w:type="dxa"/>
              <w:left w:w="40" w:type="dxa"/>
              <w:bottom w:w="40" w:type="dxa"/>
              <w:right w:w="40" w:type="dxa"/>
            </w:tcMar>
            <w:vAlign w:val="bottom"/>
          </w:tcPr>
          <w:p w14:paraId="4B9430FB" w14:textId="77777777" w:rsidR="00175B3B" w:rsidRPr="00600238" w:rsidRDefault="00175B3B" w:rsidP="00600238">
            <w:pPr>
              <w:rPr>
                <w:del w:id="377" w:author="Eisuke Tokiwa" w:date="2025-12-15T17:43:00Z" w16du:dateUtc="2025-12-15T08:43:00Z"/>
                <w:sz w:val="16"/>
                <w:szCs w:val="16"/>
              </w:rPr>
            </w:pPr>
            <w:del w:id="378" w:author="Eisuke Tokiwa" w:date="2025-12-15T17:43:00Z" w16du:dateUtc="2025-12-15T08:43:00Z">
              <w:r w:rsidRPr="00600238">
                <w:rPr>
                  <w:rFonts w:eastAsia="Times New Roman"/>
                  <w:sz w:val="16"/>
                  <w:szCs w:val="16"/>
                </w:rPr>
                <w:delText>Modesty</w:delText>
              </w:r>
            </w:del>
          </w:p>
        </w:tc>
        <w:tc>
          <w:tcPr>
            <w:tcW w:w="532" w:type="dxa"/>
            <w:tcBorders>
              <w:top w:val="nil"/>
              <w:left w:val="nil"/>
              <w:bottom w:val="nil"/>
              <w:right w:val="nil"/>
            </w:tcBorders>
            <w:tcMar>
              <w:top w:w="40" w:type="dxa"/>
              <w:left w:w="40" w:type="dxa"/>
              <w:bottom w:w="40" w:type="dxa"/>
              <w:right w:w="40" w:type="dxa"/>
            </w:tcMar>
            <w:vAlign w:val="bottom"/>
          </w:tcPr>
          <w:p w14:paraId="0F27FCE8" w14:textId="77777777" w:rsidR="00175B3B" w:rsidRPr="00600238" w:rsidRDefault="00175B3B" w:rsidP="00600238">
            <w:pPr>
              <w:jc w:val="center"/>
              <w:rPr>
                <w:del w:id="379" w:author="Eisuke Tokiwa" w:date="2025-12-15T17:43:00Z" w16du:dateUtc="2025-12-15T08:43:00Z"/>
                <w:sz w:val="16"/>
                <w:szCs w:val="16"/>
              </w:rPr>
            </w:pPr>
            <w:del w:id="380" w:author="Eisuke Tokiwa" w:date="2025-12-15T17:43:00Z" w16du:dateUtc="2025-12-15T08:43:00Z">
              <w:r w:rsidRPr="00600238">
                <w:rPr>
                  <w:rFonts w:eastAsia="Times New Roman"/>
                  <w:sz w:val="16"/>
                  <w:szCs w:val="16"/>
                </w:rPr>
                <w:delText>3.50</w:delText>
              </w:r>
            </w:del>
          </w:p>
        </w:tc>
        <w:tc>
          <w:tcPr>
            <w:tcW w:w="532" w:type="dxa"/>
            <w:tcBorders>
              <w:top w:val="nil"/>
              <w:left w:val="nil"/>
              <w:bottom w:val="nil"/>
              <w:right w:val="nil"/>
            </w:tcBorders>
            <w:tcMar>
              <w:top w:w="40" w:type="dxa"/>
              <w:left w:w="40" w:type="dxa"/>
              <w:bottom w:w="40" w:type="dxa"/>
              <w:right w:w="40" w:type="dxa"/>
            </w:tcMar>
            <w:vAlign w:val="bottom"/>
          </w:tcPr>
          <w:p w14:paraId="0C1DFD18" w14:textId="77777777" w:rsidR="00175B3B" w:rsidRPr="00600238" w:rsidRDefault="00175B3B" w:rsidP="00600238">
            <w:pPr>
              <w:jc w:val="center"/>
              <w:rPr>
                <w:del w:id="381" w:author="Eisuke Tokiwa" w:date="2025-12-15T17:43:00Z" w16du:dateUtc="2025-12-15T08:43:00Z"/>
                <w:sz w:val="16"/>
                <w:szCs w:val="16"/>
              </w:rPr>
            </w:pPr>
            <w:del w:id="382" w:author="Eisuke Tokiwa" w:date="2025-12-15T17:43:00Z" w16du:dateUtc="2025-12-15T08:43:00Z">
              <w:r w:rsidRPr="00600238">
                <w:rPr>
                  <w:rFonts w:eastAsia="Times New Roman"/>
                  <w:sz w:val="16"/>
                  <w:szCs w:val="16"/>
                </w:rPr>
                <w:delText>3.43</w:delText>
              </w:r>
            </w:del>
          </w:p>
        </w:tc>
        <w:tc>
          <w:tcPr>
            <w:tcW w:w="532" w:type="dxa"/>
            <w:tcBorders>
              <w:top w:val="nil"/>
              <w:left w:val="nil"/>
              <w:bottom w:val="nil"/>
              <w:right w:val="nil"/>
            </w:tcBorders>
            <w:tcMar>
              <w:top w:w="40" w:type="dxa"/>
              <w:left w:w="40" w:type="dxa"/>
              <w:bottom w:w="40" w:type="dxa"/>
              <w:right w:w="40" w:type="dxa"/>
            </w:tcMar>
            <w:vAlign w:val="bottom"/>
          </w:tcPr>
          <w:p w14:paraId="758326A8" w14:textId="77777777" w:rsidR="00175B3B" w:rsidRPr="00600238" w:rsidRDefault="00175B3B" w:rsidP="00600238">
            <w:pPr>
              <w:jc w:val="center"/>
              <w:rPr>
                <w:del w:id="383" w:author="Eisuke Tokiwa" w:date="2025-12-15T17:43:00Z" w16du:dateUtc="2025-12-15T08:43:00Z"/>
                <w:sz w:val="16"/>
                <w:szCs w:val="16"/>
              </w:rPr>
            </w:pPr>
            <w:del w:id="384" w:author="Eisuke Tokiwa" w:date="2025-12-15T17:43:00Z" w16du:dateUtc="2025-12-15T08:43:00Z">
              <w:r w:rsidRPr="00600238">
                <w:rPr>
                  <w:rFonts w:eastAsia="Times New Roman"/>
                  <w:sz w:val="16"/>
                  <w:szCs w:val="16"/>
                </w:rPr>
                <w:delText>1.16</w:delText>
              </w:r>
            </w:del>
          </w:p>
        </w:tc>
        <w:tc>
          <w:tcPr>
            <w:tcW w:w="532" w:type="dxa"/>
            <w:tcBorders>
              <w:top w:val="nil"/>
              <w:left w:val="nil"/>
              <w:bottom w:val="nil"/>
              <w:right w:val="nil"/>
            </w:tcBorders>
            <w:tcMar>
              <w:top w:w="40" w:type="dxa"/>
              <w:left w:w="40" w:type="dxa"/>
              <w:bottom w:w="40" w:type="dxa"/>
              <w:right w:w="40" w:type="dxa"/>
            </w:tcMar>
            <w:vAlign w:val="bottom"/>
          </w:tcPr>
          <w:p w14:paraId="436EE9ED" w14:textId="77777777" w:rsidR="00175B3B" w:rsidRPr="00600238" w:rsidRDefault="00175B3B" w:rsidP="00600238">
            <w:pPr>
              <w:jc w:val="center"/>
              <w:rPr>
                <w:del w:id="385" w:author="Eisuke Tokiwa" w:date="2025-12-15T17:43:00Z" w16du:dateUtc="2025-12-15T08:43:00Z"/>
                <w:sz w:val="16"/>
                <w:szCs w:val="16"/>
              </w:rPr>
            </w:pPr>
            <w:del w:id="386" w:author="Eisuke Tokiwa" w:date="2025-12-15T17:43:00Z" w16du:dateUtc="2025-12-15T08:43:00Z">
              <w:r w:rsidRPr="00600238">
                <w:rPr>
                  <w:rFonts w:eastAsia="Times New Roman"/>
                  <w:sz w:val="16"/>
                  <w:szCs w:val="16"/>
                </w:rPr>
                <w:delText>1.34</w:delText>
              </w:r>
            </w:del>
          </w:p>
        </w:tc>
        <w:tc>
          <w:tcPr>
            <w:tcW w:w="532" w:type="dxa"/>
            <w:tcBorders>
              <w:top w:val="nil"/>
              <w:left w:val="nil"/>
              <w:bottom w:val="nil"/>
              <w:right w:val="nil"/>
            </w:tcBorders>
            <w:tcMar>
              <w:top w:w="40" w:type="dxa"/>
              <w:left w:w="40" w:type="dxa"/>
              <w:bottom w:w="40" w:type="dxa"/>
              <w:right w:w="40" w:type="dxa"/>
            </w:tcMar>
            <w:vAlign w:val="bottom"/>
          </w:tcPr>
          <w:p w14:paraId="1110FC59" w14:textId="77777777" w:rsidR="00175B3B" w:rsidRPr="00600238" w:rsidRDefault="00175B3B" w:rsidP="00600238">
            <w:pPr>
              <w:jc w:val="center"/>
              <w:rPr>
                <w:del w:id="387" w:author="Eisuke Tokiwa" w:date="2025-12-15T17:43:00Z" w16du:dateUtc="2025-12-15T08:43:00Z"/>
                <w:sz w:val="16"/>
                <w:szCs w:val="16"/>
              </w:rPr>
            </w:pPr>
            <w:del w:id="388" w:author="Eisuke Tokiwa" w:date="2025-12-15T17:43:00Z" w16du:dateUtc="2025-12-15T08:43:00Z">
              <w:r w:rsidRPr="00600238">
                <w:rPr>
                  <w:rFonts w:eastAsia="Times New Roman"/>
                  <w:sz w:val="16"/>
                  <w:szCs w:val="16"/>
                </w:rPr>
                <w:delText>-.44</w:delText>
              </w:r>
            </w:del>
          </w:p>
        </w:tc>
        <w:tc>
          <w:tcPr>
            <w:tcW w:w="535" w:type="dxa"/>
            <w:tcBorders>
              <w:top w:val="nil"/>
              <w:left w:val="nil"/>
              <w:bottom w:val="nil"/>
              <w:right w:val="nil"/>
            </w:tcBorders>
            <w:tcMar>
              <w:top w:w="40" w:type="dxa"/>
              <w:left w:w="40" w:type="dxa"/>
              <w:bottom w:w="40" w:type="dxa"/>
              <w:right w:w="40" w:type="dxa"/>
            </w:tcMar>
            <w:vAlign w:val="bottom"/>
          </w:tcPr>
          <w:p w14:paraId="53AD8E3D" w14:textId="77777777" w:rsidR="00175B3B" w:rsidRPr="00600238" w:rsidRDefault="00175B3B" w:rsidP="00600238">
            <w:pPr>
              <w:jc w:val="center"/>
              <w:rPr>
                <w:del w:id="389" w:author="Eisuke Tokiwa" w:date="2025-12-15T17:43:00Z" w16du:dateUtc="2025-12-15T08:43:00Z"/>
                <w:sz w:val="16"/>
                <w:szCs w:val="16"/>
              </w:rPr>
            </w:pPr>
            <w:del w:id="390" w:author="Eisuke Tokiwa" w:date="2025-12-15T17:43:00Z" w16du:dateUtc="2025-12-15T08:43:00Z">
              <w:r w:rsidRPr="00600238">
                <w:rPr>
                  <w:rFonts w:eastAsia="Times New Roman"/>
                  <w:sz w:val="16"/>
                  <w:szCs w:val="16"/>
                </w:rPr>
                <w:delText>-.74</w:delText>
              </w:r>
            </w:del>
          </w:p>
        </w:tc>
      </w:tr>
      <w:tr w:rsidR="00175B3B" w:rsidRPr="00600238" w14:paraId="2647D103" w14:textId="77777777" w:rsidTr="00175B3B">
        <w:trPr>
          <w:trHeight w:val="315"/>
          <w:jc w:val="center"/>
          <w:del w:id="391" w:author="Eisuke Tokiwa" w:date="2025-12-15T17:43:00Z"/>
        </w:trPr>
        <w:tc>
          <w:tcPr>
            <w:tcW w:w="872" w:type="dxa"/>
            <w:tcBorders>
              <w:top w:val="nil"/>
              <w:left w:val="nil"/>
              <w:bottom w:val="nil"/>
              <w:right w:val="nil"/>
            </w:tcBorders>
            <w:tcMar>
              <w:top w:w="40" w:type="dxa"/>
              <w:left w:w="40" w:type="dxa"/>
              <w:bottom w:w="40" w:type="dxa"/>
              <w:right w:w="40" w:type="dxa"/>
            </w:tcMar>
            <w:vAlign w:val="bottom"/>
          </w:tcPr>
          <w:p w14:paraId="7F623871" w14:textId="77777777" w:rsidR="00175B3B" w:rsidRPr="00600238" w:rsidRDefault="00175B3B" w:rsidP="00600238">
            <w:pPr>
              <w:rPr>
                <w:del w:id="392" w:author="Eisuke Tokiwa" w:date="2025-12-15T17:43:00Z" w16du:dateUtc="2025-12-15T08:43:00Z"/>
                <w:sz w:val="16"/>
                <w:szCs w:val="16"/>
              </w:rPr>
            </w:pPr>
            <w:del w:id="393" w:author="Eisuke Tokiwa" w:date="2025-12-15T17:43:00Z" w16du:dateUtc="2025-12-15T08:43:00Z">
              <w:r w:rsidRPr="00600238">
                <w:rPr>
                  <w:rFonts w:eastAsia="Times New Roman"/>
                  <w:sz w:val="16"/>
                  <w:szCs w:val="16"/>
                </w:rPr>
                <w:delText>Fearfulness</w:delText>
              </w:r>
            </w:del>
          </w:p>
        </w:tc>
        <w:tc>
          <w:tcPr>
            <w:tcW w:w="532" w:type="dxa"/>
            <w:tcBorders>
              <w:top w:val="nil"/>
              <w:left w:val="nil"/>
              <w:bottom w:val="nil"/>
              <w:right w:val="nil"/>
            </w:tcBorders>
            <w:tcMar>
              <w:top w:w="40" w:type="dxa"/>
              <w:left w:w="40" w:type="dxa"/>
              <w:bottom w:w="40" w:type="dxa"/>
              <w:right w:w="40" w:type="dxa"/>
            </w:tcMar>
            <w:vAlign w:val="bottom"/>
          </w:tcPr>
          <w:p w14:paraId="761C3C29" w14:textId="77777777" w:rsidR="00175B3B" w:rsidRPr="00600238" w:rsidRDefault="00175B3B" w:rsidP="00600238">
            <w:pPr>
              <w:jc w:val="center"/>
              <w:rPr>
                <w:del w:id="394" w:author="Eisuke Tokiwa" w:date="2025-12-15T17:43:00Z" w16du:dateUtc="2025-12-15T08:43:00Z"/>
                <w:sz w:val="16"/>
                <w:szCs w:val="16"/>
              </w:rPr>
            </w:pPr>
            <w:del w:id="395" w:author="Eisuke Tokiwa" w:date="2025-12-15T17:43:00Z" w16du:dateUtc="2025-12-15T08:43:00Z">
              <w:r w:rsidRPr="00600238">
                <w:rPr>
                  <w:rFonts w:eastAsia="Times New Roman"/>
                  <w:sz w:val="16"/>
                  <w:szCs w:val="16"/>
                </w:rPr>
                <w:delText>3.33</w:delText>
              </w:r>
            </w:del>
          </w:p>
        </w:tc>
        <w:tc>
          <w:tcPr>
            <w:tcW w:w="532" w:type="dxa"/>
            <w:tcBorders>
              <w:top w:val="nil"/>
              <w:left w:val="nil"/>
              <w:bottom w:val="nil"/>
              <w:right w:val="nil"/>
            </w:tcBorders>
            <w:tcMar>
              <w:top w:w="40" w:type="dxa"/>
              <w:left w:w="40" w:type="dxa"/>
              <w:bottom w:w="40" w:type="dxa"/>
              <w:right w:w="40" w:type="dxa"/>
            </w:tcMar>
            <w:vAlign w:val="bottom"/>
          </w:tcPr>
          <w:p w14:paraId="343CED80" w14:textId="77777777" w:rsidR="00175B3B" w:rsidRPr="00600238" w:rsidRDefault="00175B3B" w:rsidP="00600238">
            <w:pPr>
              <w:jc w:val="center"/>
              <w:rPr>
                <w:del w:id="396" w:author="Eisuke Tokiwa" w:date="2025-12-15T17:43:00Z" w16du:dateUtc="2025-12-15T08:43:00Z"/>
                <w:sz w:val="16"/>
                <w:szCs w:val="16"/>
              </w:rPr>
            </w:pPr>
            <w:del w:id="397" w:author="Eisuke Tokiwa" w:date="2025-12-15T17:43:00Z" w16du:dateUtc="2025-12-15T08:43:00Z">
              <w:r w:rsidRPr="00600238">
                <w:rPr>
                  <w:rFonts w:eastAsia="Times New Roman"/>
                  <w:sz w:val="16"/>
                  <w:szCs w:val="16"/>
                </w:rPr>
                <w:delText>3.37</w:delText>
              </w:r>
            </w:del>
          </w:p>
        </w:tc>
        <w:tc>
          <w:tcPr>
            <w:tcW w:w="532" w:type="dxa"/>
            <w:tcBorders>
              <w:top w:val="nil"/>
              <w:left w:val="nil"/>
              <w:bottom w:val="nil"/>
              <w:right w:val="nil"/>
            </w:tcBorders>
            <w:tcMar>
              <w:top w:w="40" w:type="dxa"/>
              <w:left w:w="40" w:type="dxa"/>
              <w:bottom w:w="40" w:type="dxa"/>
              <w:right w:w="40" w:type="dxa"/>
            </w:tcMar>
            <w:vAlign w:val="bottom"/>
          </w:tcPr>
          <w:p w14:paraId="2070240A" w14:textId="77777777" w:rsidR="00175B3B" w:rsidRPr="00600238" w:rsidRDefault="00175B3B" w:rsidP="00600238">
            <w:pPr>
              <w:jc w:val="center"/>
              <w:rPr>
                <w:del w:id="398" w:author="Eisuke Tokiwa" w:date="2025-12-15T17:43:00Z" w16du:dateUtc="2025-12-15T08:43:00Z"/>
                <w:sz w:val="16"/>
                <w:szCs w:val="16"/>
              </w:rPr>
            </w:pPr>
            <w:del w:id="399" w:author="Eisuke Tokiwa" w:date="2025-12-15T17:43:00Z" w16du:dateUtc="2025-12-15T08:43:00Z">
              <w:r w:rsidRPr="00600238">
                <w:rPr>
                  <w:rFonts w:eastAsia="Times New Roman"/>
                  <w:sz w:val="16"/>
                  <w:szCs w:val="16"/>
                </w:rPr>
                <w:delText>.98</w:delText>
              </w:r>
            </w:del>
          </w:p>
        </w:tc>
        <w:tc>
          <w:tcPr>
            <w:tcW w:w="532" w:type="dxa"/>
            <w:tcBorders>
              <w:top w:val="nil"/>
              <w:left w:val="nil"/>
              <w:bottom w:val="nil"/>
              <w:right w:val="nil"/>
            </w:tcBorders>
            <w:tcMar>
              <w:top w:w="40" w:type="dxa"/>
              <w:left w:w="40" w:type="dxa"/>
              <w:bottom w:w="40" w:type="dxa"/>
              <w:right w:w="40" w:type="dxa"/>
            </w:tcMar>
            <w:vAlign w:val="bottom"/>
          </w:tcPr>
          <w:p w14:paraId="092353A0" w14:textId="77777777" w:rsidR="00175B3B" w:rsidRPr="00600238" w:rsidRDefault="00175B3B" w:rsidP="00600238">
            <w:pPr>
              <w:jc w:val="center"/>
              <w:rPr>
                <w:del w:id="400" w:author="Eisuke Tokiwa" w:date="2025-12-15T17:43:00Z" w16du:dateUtc="2025-12-15T08:43:00Z"/>
                <w:sz w:val="16"/>
                <w:szCs w:val="16"/>
              </w:rPr>
            </w:pPr>
            <w:del w:id="401" w:author="Eisuke Tokiwa" w:date="2025-12-15T17:43:00Z" w16du:dateUtc="2025-12-15T08:43:00Z">
              <w:r w:rsidRPr="00600238">
                <w:rPr>
                  <w:rFonts w:eastAsia="Times New Roman"/>
                  <w:sz w:val="16"/>
                  <w:szCs w:val="16"/>
                </w:rPr>
                <w:delText>.96</w:delText>
              </w:r>
            </w:del>
          </w:p>
        </w:tc>
        <w:tc>
          <w:tcPr>
            <w:tcW w:w="532" w:type="dxa"/>
            <w:tcBorders>
              <w:top w:val="nil"/>
              <w:left w:val="nil"/>
              <w:bottom w:val="nil"/>
              <w:right w:val="nil"/>
            </w:tcBorders>
            <w:tcMar>
              <w:top w:w="40" w:type="dxa"/>
              <w:left w:w="40" w:type="dxa"/>
              <w:bottom w:w="40" w:type="dxa"/>
              <w:right w:w="40" w:type="dxa"/>
            </w:tcMar>
            <w:vAlign w:val="bottom"/>
          </w:tcPr>
          <w:p w14:paraId="2B4BD93F" w14:textId="77777777" w:rsidR="00175B3B" w:rsidRPr="00600238" w:rsidRDefault="00175B3B" w:rsidP="00600238">
            <w:pPr>
              <w:jc w:val="center"/>
              <w:rPr>
                <w:del w:id="402" w:author="Eisuke Tokiwa" w:date="2025-12-15T17:43:00Z" w16du:dateUtc="2025-12-15T08:43:00Z"/>
                <w:sz w:val="16"/>
                <w:szCs w:val="16"/>
              </w:rPr>
            </w:pPr>
            <w:del w:id="403" w:author="Eisuke Tokiwa" w:date="2025-12-15T17:43:00Z" w16du:dateUtc="2025-12-15T08:43:00Z">
              <w:r w:rsidRPr="00600238">
                <w:rPr>
                  <w:rFonts w:eastAsia="Times New Roman"/>
                  <w:sz w:val="16"/>
                  <w:szCs w:val="16"/>
                </w:rPr>
                <w:delText>-.36</w:delText>
              </w:r>
            </w:del>
          </w:p>
        </w:tc>
        <w:tc>
          <w:tcPr>
            <w:tcW w:w="535" w:type="dxa"/>
            <w:tcBorders>
              <w:top w:val="nil"/>
              <w:left w:val="nil"/>
              <w:bottom w:val="nil"/>
              <w:right w:val="nil"/>
            </w:tcBorders>
            <w:tcMar>
              <w:top w:w="40" w:type="dxa"/>
              <w:left w:w="40" w:type="dxa"/>
              <w:bottom w:w="40" w:type="dxa"/>
              <w:right w:w="40" w:type="dxa"/>
            </w:tcMar>
            <w:vAlign w:val="bottom"/>
          </w:tcPr>
          <w:p w14:paraId="17DA219A" w14:textId="77777777" w:rsidR="00175B3B" w:rsidRPr="00600238" w:rsidRDefault="00175B3B" w:rsidP="00600238">
            <w:pPr>
              <w:jc w:val="center"/>
              <w:rPr>
                <w:del w:id="404" w:author="Eisuke Tokiwa" w:date="2025-12-15T17:43:00Z" w16du:dateUtc="2025-12-15T08:43:00Z"/>
                <w:sz w:val="16"/>
                <w:szCs w:val="16"/>
              </w:rPr>
            </w:pPr>
            <w:del w:id="405" w:author="Eisuke Tokiwa" w:date="2025-12-15T17:43:00Z" w16du:dateUtc="2025-12-15T08:43:00Z">
              <w:r w:rsidRPr="00600238">
                <w:rPr>
                  <w:rFonts w:eastAsia="Times New Roman"/>
                  <w:sz w:val="16"/>
                  <w:szCs w:val="16"/>
                </w:rPr>
                <w:delText>-.47</w:delText>
              </w:r>
            </w:del>
          </w:p>
        </w:tc>
      </w:tr>
      <w:tr w:rsidR="00175B3B" w:rsidRPr="00600238" w14:paraId="45FAEE09" w14:textId="77777777" w:rsidTr="00175B3B">
        <w:trPr>
          <w:trHeight w:val="315"/>
          <w:jc w:val="center"/>
          <w:del w:id="406" w:author="Eisuke Tokiwa" w:date="2025-12-15T17:43:00Z"/>
        </w:trPr>
        <w:tc>
          <w:tcPr>
            <w:tcW w:w="872" w:type="dxa"/>
            <w:tcBorders>
              <w:top w:val="nil"/>
              <w:left w:val="nil"/>
              <w:bottom w:val="nil"/>
              <w:right w:val="nil"/>
            </w:tcBorders>
            <w:tcMar>
              <w:top w:w="40" w:type="dxa"/>
              <w:left w:w="40" w:type="dxa"/>
              <w:bottom w:w="40" w:type="dxa"/>
              <w:right w:w="40" w:type="dxa"/>
            </w:tcMar>
            <w:vAlign w:val="bottom"/>
          </w:tcPr>
          <w:p w14:paraId="2C2A1F2E" w14:textId="77777777" w:rsidR="00175B3B" w:rsidRPr="00600238" w:rsidRDefault="00175B3B" w:rsidP="00600238">
            <w:pPr>
              <w:rPr>
                <w:del w:id="407" w:author="Eisuke Tokiwa" w:date="2025-12-15T17:43:00Z" w16du:dateUtc="2025-12-15T08:43:00Z"/>
                <w:sz w:val="16"/>
                <w:szCs w:val="16"/>
              </w:rPr>
            </w:pPr>
            <w:del w:id="408" w:author="Eisuke Tokiwa" w:date="2025-12-15T17:43:00Z" w16du:dateUtc="2025-12-15T08:43:00Z">
              <w:r w:rsidRPr="00600238">
                <w:rPr>
                  <w:rFonts w:eastAsia="Times New Roman"/>
                  <w:sz w:val="16"/>
                  <w:szCs w:val="16"/>
                </w:rPr>
                <w:delText>Anxiety</w:delText>
              </w:r>
            </w:del>
          </w:p>
        </w:tc>
        <w:tc>
          <w:tcPr>
            <w:tcW w:w="532" w:type="dxa"/>
            <w:tcBorders>
              <w:top w:val="nil"/>
              <w:left w:val="nil"/>
              <w:bottom w:val="nil"/>
              <w:right w:val="nil"/>
            </w:tcBorders>
            <w:tcMar>
              <w:top w:w="40" w:type="dxa"/>
              <w:left w:w="40" w:type="dxa"/>
              <w:bottom w:w="40" w:type="dxa"/>
              <w:right w:w="40" w:type="dxa"/>
            </w:tcMar>
            <w:vAlign w:val="bottom"/>
          </w:tcPr>
          <w:p w14:paraId="66FAFF4D" w14:textId="77777777" w:rsidR="00175B3B" w:rsidRPr="00600238" w:rsidRDefault="00175B3B" w:rsidP="00600238">
            <w:pPr>
              <w:jc w:val="center"/>
              <w:rPr>
                <w:del w:id="409" w:author="Eisuke Tokiwa" w:date="2025-12-15T17:43:00Z" w16du:dateUtc="2025-12-15T08:43:00Z"/>
                <w:sz w:val="16"/>
                <w:szCs w:val="16"/>
              </w:rPr>
            </w:pPr>
            <w:del w:id="410" w:author="Eisuke Tokiwa" w:date="2025-12-15T17:43:00Z" w16du:dateUtc="2025-12-15T08:43:00Z">
              <w:r w:rsidRPr="00600238">
                <w:rPr>
                  <w:rFonts w:eastAsia="Times New Roman"/>
                  <w:sz w:val="16"/>
                  <w:szCs w:val="16"/>
                </w:rPr>
                <w:delText>3.50</w:delText>
              </w:r>
            </w:del>
          </w:p>
        </w:tc>
        <w:tc>
          <w:tcPr>
            <w:tcW w:w="532" w:type="dxa"/>
            <w:tcBorders>
              <w:top w:val="nil"/>
              <w:left w:val="nil"/>
              <w:bottom w:val="nil"/>
              <w:right w:val="nil"/>
            </w:tcBorders>
            <w:tcMar>
              <w:top w:w="40" w:type="dxa"/>
              <w:left w:w="40" w:type="dxa"/>
              <w:bottom w:w="40" w:type="dxa"/>
              <w:right w:w="40" w:type="dxa"/>
            </w:tcMar>
            <w:vAlign w:val="bottom"/>
          </w:tcPr>
          <w:p w14:paraId="462113C6" w14:textId="77777777" w:rsidR="00175B3B" w:rsidRPr="00600238" w:rsidRDefault="00175B3B" w:rsidP="00600238">
            <w:pPr>
              <w:jc w:val="center"/>
              <w:rPr>
                <w:del w:id="411" w:author="Eisuke Tokiwa" w:date="2025-12-15T17:43:00Z" w16du:dateUtc="2025-12-15T08:43:00Z"/>
                <w:sz w:val="16"/>
                <w:szCs w:val="16"/>
              </w:rPr>
            </w:pPr>
            <w:del w:id="412" w:author="Eisuke Tokiwa" w:date="2025-12-15T17:43:00Z" w16du:dateUtc="2025-12-15T08:43:00Z">
              <w:r w:rsidRPr="00600238">
                <w:rPr>
                  <w:rFonts w:eastAsia="Times New Roman"/>
                  <w:sz w:val="16"/>
                  <w:szCs w:val="16"/>
                </w:rPr>
                <w:delText>3.33</w:delText>
              </w:r>
            </w:del>
          </w:p>
        </w:tc>
        <w:tc>
          <w:tcPr>
            <w:tcW w:w="532" w:type="dxa"/>
            <w:tcBorders>
              <w:top w:val="nil"/>
              <w:left w:val="nil"/>
              <w:bottom w:val="nil"/>
              <w:right w:val="nil"/>
            </w:tcBorders>
            <w:tcMar>
              <w:top w:w="40" w:type="dxa"/>
              <w:left w:w="40" w:type="dxa"/>
              <w:bottom w:w="40" w:type="dxa"/>
              <w:right w:w="40" w:type="dxa"/>
            </w:tcMar>
            <w:vAlign w:val="bottom"/>
          </w:tcPr>
          <w:p w14:paraId="7E0074DC" w14:textId="77777777" w:rsidR="00175B3B" w:rsidRPr="00600238" w:rsidRDefault="00175B3B" w:rsidP="00600238">
            <w:pPr>
              <w:jc w:val="center"/>
              <w:rPr>
                <w:del w:id="413" w:author="Eisuke Tokiwa" w:date="2025-12-15T17:43:00Z" w16du:dateUtc="2025-12-15T08:43:00Z"/>
                <w:sz w:val="16"/>
                <w:szCs w:val="16"/>
              </w:rPr>
            </w:pPr>
            <w:del w:id="414" w:author="Eisuke Tokiwa" w:date="2025-12-15T17:43:00Z" w16du:dateUtc="2025-12-15T08:43:00Z">
              <w:r w:rsidRPr="00600238">
                <w:rPr>
                  <w:rFonts w:eastAsia="Times New Roman"/>
                  <w:sz w:val="16"/>
                  <w:szCs w:val="16"/>
                </w:rPr>
                <w:delText>1.30</w:delText>
              </w:r>
            </w:del>
          </w:p>
        </w:tc>
        <w:tc>
          <w:tcPr>
            <w:tcW w:w="532" w:type="dxa"/>
            <w:tcBorders>
              <w:top w:val="nil"/>
              <w:left w:val="nil"/>
              <w:bottom w:val="nil"/>
              <w:right w:val="nil"/>
            </w:tcBorders>
            <w:tcMar>
              <w:top w:w="40" w:type="dxa"/>
              <w:left w:w="40" w:type="dxa"/>
              <w:bottom w:w="40" w:type="dxa"/>
              <w:right w:w="40" w:type="dxa"/>
            </w:tcMar>
            <w:vAlign w:val="bottom"/>
          </w:tcPr>
          <w:p w14:paraId="72900545" w14:textId="77777777" w:rsidR="00175B3B" w:rsidRPr="00600238" w:rsidRDefault="00175B3B" w:rsidP="00600238">
            <w:pPr>
              <w:jc w:val="center"/>
              <w:rPr>
                <w:del w:id="415" w:author="Eisuke Tokiwa" w:date="2025-12-15T17:43:00Z" w16du:dateUtc="2025-12-15T08:43:00Z"/>
                <w:sz w:val="16"/>
                <w:szCs w:val="16"/>
              </w:rPr>
            </w:pPr>
            <w:del w:id="416" w:author="Eisuke Tokiwa" w:date="2025-12-15T17:43:00Z" w16du:dateUtc="2025-12-15T08:43:00Z">
              <w:r w:rsidRPr="00600238">
                <w:rPr>
                  <w:rFonts w:eastAsia="Times New Roman"/>
                  <w:sz w:val="16"/>
                  <w:szCs w:val="16"/>
                </w:rPr>
                <w:delText>1.69</w:delText>
              </w:r>
            </w:del>
          </w:p>
        </w:tc>
        <w:tc>
          <w:tcPr>
            <w:tcW w:w="532" w:type="dxa"/>
            <w:tcBorders>
              <w:top w:val="nil"/>
              <w:left w:val="nil"/>
              <w:bottom w:val="nil"/>
              <w:right w:val="nil"/>
            </w:tcBorders>
            <w:tcMar>
              <w:top w:w="40" w:type="dxa"/>
              <w:left w:w="40" w:type="dxa"/>
              <w:bottom w:w="40" w:type="dxa"/>
              <w:right w:w="40" w:type="dxa"/>
            </w:tcMar>
            <w:vAlign w:val="bottom"/>
          </w:tcPr>
          <w:p w14:paraId="1A2710E5" w14:textId="77777777" w:rsidR="00175B3B" w:rsidRPr="00600238" w:rsidRDefault="00175B3B" w:rsidP="00600238">
            <w:pPr>
              <w:jc w:val="center"/>
              <w:rPr>
                <w:del w:id="417" w:author="Eisuke Tokiwa" w:date="2025-12-15T17:43:00Z" w16du:dateUtc="2025-12-15T08:43:00Z"/>
                <w:sz w:val="16"/>
                <w:szCs w:val="16"/>
              </w:rPr>
            </w:pPr>
            <w:del w:id="418" w:author="Eisuke Tokiwa" w:date="2025-12-15T17:43:00Z" w16du:dateUtc="2025-12-15T08:43:00Z">
              <w:r w:rsidRPr="00600238">
                <w:rPr>
                  <w:rFonts w:eastAsia="Times New Roman"/>
                  <w:sz w:val="16"/>
                  <w:szCs w:val="16"/>
                </w:rPr>
                <w:delText>-.36</w:delText>
              </w:r>
            </w:del>
          </w:p>
        </w:tc>
        <w:tc>
          <w:tcPr>
            <w:tcW w:w="535" w:type="dxa"/>
            <w:tcBorders>
              <w:top w:val="nil"/>
              <w:left w:val="nil"/>
              <w:bottom w:val="nil"/>
              <w:right w:val="nil"/>
            </w:tcBorders>
            <w:tcMar>
              <w:top w:w="40" w:type="dxa"/>
              <w:left w:w="40" w:type="dxa"/>
              <w:bottom w:w="40" w:type="dxa"/>
              <w:right w:w="40" w:type="dxa"/>
            </w:tcMar>
            <w:vAlign w:val="bottom"/>
          </w:tcPr>
          <w:p w14:paraId="67BFD929" w14:textId="77777777" w:rsidR="00175B3B" w:rsidRPr="00600238" w:rsidRDefault="00175B3B" w:rsidP="00600238">
            <w:pPr>
              <w:jc w:val="center"/>
              <w:rPr>
                <w:del w:id="419" w:author="Eisuke Tokiwa" w:date="2025-12-15T17:43:00Z" w16du:dateUtc="2025-12-15T08:43:00Z"/>
                <w:sz w:val="16"/>
                <w:szCs w:val="16"/>
              </w:rPr>
            </w:pPr>
            <w:del w:id="420" w:author="Eisuke Tokiwa" w:date="2025-12-15T17:43:00Z" w16du:dateUtc="2025-12-15T08:43:00Z">
              <w:r w:rsidRPr="00600238">
                <w:rPr>
                  <w:rFonts w:eastAsia="Times New Roman"/>
                  <w:sz w:val="16"/>
                  <w:szCs w:val="16"/>
                </w:rPr>
                <w:delText>-1.11</w:delText>
              </w:r>
            </w:del>
          </w:p>
        </w:tc>
      </w:tr>
      <w:tr w:rsidR="00175B3B" w:rsidRPr="00600238" w14:paraId="199C9D22" w14:textId="77777777" w:rsidTr="00175B3B">
        <w:trPr>
          <w:trHeight w:val="315"/>
          <w:jc w:val="center"/>
          <w:del w:id="421" w:author="Eisuke Tokiwa" w:date="2025-12-15T17:43:00Z"/>
        </w:trPr>
        <w:tc>
          <w:tcPr>
            <w:tcW w:w="872" w:type="dxa"/>
            <w:tcBorders>
              <w:top w:val="nil"/>
              <w:left w:val="nil"/>
              <w:bottom w:val="nil"/>
              <w:right w:val="nil"/>
            </w:tcBorders>
            <w:tcMar>
              <w:top w:w="40" w:type="dxa"/>
              <w:left w:w="40" w:type="dxa"/>
              <w:bottom w:w="40" w:type="dxa"/>
              <w:right w:w="40" w:type="dxa"/>
            </w:tcMar>
            <w:vAlign w:val="bottom"/>
          </w:tcPr>
          <w:p w14:paraId="468A9793" w14:textId="77777777" w:rsidR="00175B3B" w:rsidRPr="00600238" w:rsidRDefault="00175B3B" w:rsidP="00600238">
            <w:pPr>
              <w:rPr>
                <w:del w:id="422" w:author="Eisuke Tokiwa" w:date="2025-12-15T17:43:00Z" w16du:dateUtc="2025-12-15T08:43:00Z"/>
                <w:sz w:val="16"/>
                <w:szCs w:val="16"/>
              </w:rPr>
            </w:pPr>
            <w:del w:id="423" w:author="Eisuke Tokiwa" w:date="2025-12-15T17:43:00Z" w16du:dateUtc="2025-12-15T08:43:00Z">
              <w:r w:rsidRPr="00600238">
                <w:rPr>
                  <w:rFonts w:eastAsia="Times New Roman"/>
                  <w:sz w:val="16"/>
                  <w:szCs w:val="16"/>
                </w:rPr>
                <w:delText>Dependence</w:delText>
              </w:r>
            </w:del>
          </w:p>
        </w:tc>
        <w:tc>
          <w:tcPr>
            <w:tcW w:w="532" w:type="dxa"/>
            <w:tcBorders>
              <w:top w:val="nil"/>
              <w:left w:val="nil"/>
              <w:bottom w:val="nil"/>
              <w:right w:val="nil"/>
            </w:tcBorders>
            <w:tcMar>
              <w:top w:w="40" w:type="dxa"/>
              <w:left w:w="40" w:type="dxa"/>
              <w:bottom w:w="40" w:type="dxa"/>
              <w:right w:w="40" w:type="dxa"/>
            </w:tcMar>
            <w:vAlign w:val="bottom"/>
          </w:tcPr>
          <w:p w14:paraId="4DE5C71B" w14:textId="77777777" w:rsidR="00175B3B" w:rsidRPr="00600238" w:rsidRDefault="00175B3B" w:rsidP="00600238">
            <w:pPr>
              <w:jc w:val="center"/>
              <w:rPr>
                <w:del w:id="424" w:author="Eisuke Tokiwa" w:date="2025-12-15T17:43:00Z" w16du:dateUtc="2025-12-15T08:43:00Z"/>
                <w:sz w:val="16"/>
                <w:szCs w:val="16"/>
              </w:rPr>
            </w:pPr>
            <w:del w:id="425" w:author="Eisuke Tokiwa" w:date="2025-12-15T17:43:00Z" w16du:dateUtc="2025-12-15T08:43:00Z">
              <w:r w:rsidRPr="00600238">
                <w:rPr>
                  <w:rFonts w:eastAsia="Times New Roman"/>
                  <w:sz w:val="16"/>
                  <w:szCs w:val="16"/>
                </w:rPr>
                <w:delText>3.00</w:delText>
              </w:r>
            </w:del>
          </w:p>
        </w:tc>
        <w:tc>
          <w:tcPr>
            <w:tcW w:w="532" w:type="dxa"/>
            <w:tcBorders>
              <w:top w:val="nil"/>
              <w:left w:val="nil"/>
              <w:bottom w:val="nil"/>
              <w:right w:val="nil"/>
            </w:tcBorders>
            <w:tcMar>
              <w:top w:w="40" w:type="dxa"/>
              <w:left w:w="40" w:type="dxa"/>
              <w:bottom w:w="40" w:type="dxa"/>
              <w:right w:w="40" w:type="dxa"/>
            </w:tcMar>
            <w:vAlign w:val="bottom"/>
          </w:tcPr>
          <w:p w14:paraId="03143572" w14:textId="77777777" w:rsidR="00175B3B" w:rsidRPr="00600238" w:rsidRDefault="00175B3B" w:rsidP="00600238">
            <w:pPr>
              <w:jc w:val="center"/>
              <w:rPr>
                <w:del w:id="426" w:author="Eisuke Tokiwa" w:date="2025-12-15T17:43:00Z" w16du:dateUtc="2025-12-15T08:43:00Z"/>
                <w:sz w:val="16"/>
                <w:szCs w:val="16"/>
              </w:rPr>
            </w:pPr>
            <w:del w:id="427" w:author="Eisuke Tokiwa" w:date="2025-12-15T17:43:00Z" w16du:dateUtc="2025-12-15T08:43:00Z">
              <w:r w:rsidRPr="00600238">
                <w:rPr>
                  <w:rFonts w:eastAsia="Times New Roman"/>
                  <w:sz w:val="16"/>
                  <w:szCs w:val="16"/>
                </w:rPr>
                <w:delText>2.99</w:delText>
              </w:r>
            </w:del>
          </w:p>
        </w:tc>
        <w:tc>
          <w:tcPr>
            <w:tcW w:w="532" w:type="dxa"/>
            <w:tcBorders>
              <w:top w:val="nil"/>
              <w:left w:val="nil"/>
              <w:bottom w:val="nil"/>
              <w:right w:val="nil"/>
            </w:tcBorders>
            <w:tcMar>
              <w:top w:w="40" w:type="dxa"/>
              <w:left w:w="40" w:type="dxa"/>
              <w:bottom w:w="40" w:type="dxa"/>
              <w:right w:w="40" w:type="dxa"/>
            </w:tcMar>
            <w:vAlign w:val="bottom"/>
          </w:tcPr>
          <w:p w14:paraId="395319B3" w14:textId="77777777" w:rsidR="00175B3B" w:rsidRPr="00600238" w:rsidRDefault="00175B3B" w:rsidP="00600238">
            <w:pPr>
              <w:jc w:val="center"/>
              <w:rPr>
                <w:del w:id="428" w:author="Eisuke Tokiwa" w:date="2025-12-15T17:43:00Z" w16du:dateUtc="2025-12-15T08:43:00Z"/>
                <w:sz w:val="16"/>
                <w:szCs w:val="16"/>
              </w:rPr>
            </w:pPr>
            <w:del w:id="429" w:author="Eisuke Tokiwa" w:date="2025-12-15T17:43:00Z" w16du:dateUtc="2025-12-15T08:43:00Z">
              <w:r w:rsidRPr="00600238">
                <w:rPr>
                  <w:rFonts w:eastAsia="Times New Roman"/>
                  <w:sz w:val="16"/>
                  <w:szCs w:val="16"/>
                </w:rPr>
                <w:delText>1.18</w:delText>
              </w:r>
            </w:del>
          </w:p>
        </w:tc>
        <w:tc>
          <w:tcPr>
            <w:tcW w:w="532" w:type="dxa"/>
            <w:tcBorders>
              <w:top w:val="nil"/>
              <w:left w:val="nil"/>
              <w:bottom w:val="nil"/>
              <w:right w:val="nil"/>
            </w:tcBorders>
            <w:tcMar>
              <w:top w:w="40" w:type="dxa"/>
              <w:left w:w="40" w:type="dxa"/>
              <w:bottom w:w="40" w:type="dxa"/>
              <w:right w:w="40" w:type="dxa"/>
            </w:tcMar>
            <w:vAlign w:val="bottom"/>
          </w:tcPr>
          <w:p w14:paraId="440DC637" w14:textId="77777777" w:rsidR="00175B3B" w:rsidRPr="00600238" w:rsidRDefault="00175B3B" w:rsidP="00600238">
            <w:pPr>
              <w:jc w:val="center"/>
              <w:rPr>
                <w:del w:id="430" w:author="Eisuke Tokiwa" w:date="2025-12-15T17:43:00Z" w16du:dateUtc="2025-12-15T08:43:00Z"/>
                <w:sz w:val="16"/>
                <w:szCs w:val="16"/>
              </w:rPr>
            </w:pPr>
            <w:del w:id="431" w:author="Eisuke Tokiwa" w:date="2025-12-15T17:43:00Z" w16du:dateUtc="2025-12-15T08:43:00Z">
              <w:r w:rsidRPr="00600238">
                <w:rPr>
                  <w:rFonts w:eastAsia="Times New Roman"/>
                  <w:sz w:val="16"/>
                  <w:szCs w:val="16"/>
                </w:rPr>
                <w:delText>1.38</w:delText>
              </w:r>
            </w:del>
          </w:p>
        </w:tc>
        <w:tc>
          <w:tcPr>
            <w:tcW w:w="532" w:type="dxa"/>
            <w:tcBorders>
              <w:top w:val="nil"/>
              <w:left w:val="nil"/>
              <w:bottom w:val="nil"/>
              <w:right w:val="nil"/>
            </w:tcBorders>
            <w:tcMar>
              <w:top w:w="40" w:type="dxa"/>
              <w:left w:w="40" w:type="dxa"/>
              <w:bottom w:w="40" w:type="dxa"/>
              <w:right w:w="40" w:type="dxa"/>
            </w:tcMar>
            <w:vAlign w:val="bottom"/>
          </w:tcPr>
          <w:p w14:paraId="5F7A02D2" w14:textId="77777777" w:rsidR="00175B3B" w:rsidRPr="00600238" w:rsidRDefault="00175B3B" w:rsidP="00600238">
            <w:pPr>
              <w:jc w:val="center"/>
              <w:rPr>
                <w:del w:id="432" w:author="Eisuke Tokiwa" w:date="2025-12-15T17:43:00Z" w16du:dateUtc="2025-12-15T08:43:00Z"/>
                <w:sz w:val="16"/>
                <w:szCs w:val="16"/>
              </w:rPr>
            </w:pPr>
            <w:del w:id="433" w:author="Eisuke Tokiwa" w:date="2025-12-15T17:43:00Z" w16du:dateUtc="2025-12-15T08:43:00Z">
              <w:r w:rsidRPr="00600238">
                <w:rPr>
                  <w:rFonts w:eastAsia="Times New Roman"/>
                  <w:sz w:val="16"/>
                  <w:szCs w:val="16"/>
                </w:rPr>
                <w:delText>-.06</w:delText>
              </w:r>
            </w:del>
          </w:p>
        </w:tc>
        <w:tc>
          <w:tcPr>
            <w:tcW w:w="535" w:type="dxa"/>
            <w:tcBorders>
              <w:top w:val="nil"/>
              <w:left w:val="nil"/>
              <w:bottom w:val="nil"/>
              <w:right w:val="nil"/>
            </w:tcBorders>
            <w:tcMar>
              <w:top w:w="40" w:type="dxa"/>
              <w:left w:w="40" w:type="dxa"/>
              <w:bottom w:w="40" w:type="dxa"/>
              <w:right w:w="40" w:type="dxa"/>
            </w:tcMar>
            <w:vAlign w:val="bottom"/>
          </w:tcPr>
          <w:p w14:paraId="66CB2022" w14:textId="77777777" w:rsidR="00175B3B" w:rsidRPr="00600238" w:rsidRDefault="00175B3B" w:rsidP="00600238">
            <w:pPr>
              <w:jc w:val="center"/>
              <w:rPr>
                <w:del w:id="434" w:author="Eisuke Tokiwa" w:date="2025-12-15T17:43:00Z" w16du:dateUtc="2025-12-15T08:43:00Z"/>
                <w:sz w:val="16"/>
                <w:szCs w:val="16"/>
              </w:rPr>
            </w:pPr>
            <w:del w:id="435" w:author="Eisuke Tokiwa" w:date="2025-12-15T17:43:00Z" w16du:dateUtc="2025-12-15T08:43:00Z">
              <w:r w:rsidRPr="00600238">
                <w:rPr>
                  <w:rFonts w:eastAsia="Times New Roman"/>
                  <w:sz w:val="16"/>
                  <w:szCs w:val="16"/>
                </w:rPr>
                <w:delText>-.95</w:delText>
              </w:r>
            </w:del>
          </w:p>
        </w:tc>
      </w:tr>
      <w:tr w:rsidR="00175B3B" w:rsidRPr="00600238" w14:paraId="5921CA76" w14:textId="77777777" w:rsidTr="00175B3B">
        <w:trPr>
          <w:trHeight w:val="315"/>
          <w:jc w:val="center"/>
          <w:del w:id="436" w:author="Eisuke Tokiwa" w:date="2025-12-15T17:43:00Z"/>
        </w:trPr>
        <w:tc>
          <w:tcPr>
            <w:tcW w:w="872" w:type="dxa"/>
            <w:tcBorders>
              <w:top w:val="nil"/>
              <w:left w:val="nil"/>
              <w:bottom w:val="nil"/>
              <w:right w:val="nil"/>
            </w:tcBorders>
            <w:tcMar>
              <w:top w:w="40" w:type="dxa"/>
              <w:left w:w="40" w:type="dxa"/>
              <w:bottom w:w="40" w:type="dxa"/>
              <w:right w:w="40" w:type="dxa"/>
            </w:tcMar>
            <w:vAlign w:val="bottom"/>
          </w:tcPr>
          <w:p w14:paraId="2844E098" w14:textId="77777777" w:rsidR="00175B3B" w:rsidRPr="00600238" w:rsidRDefault="00175B3B" w:rsidP="00600238">
            <w:pPr>
              <w:rPr>
                <w:del w:id="437" w:author="Eisuke Tokiwa" w:date="2025-12-15T17:43:00Z" w16du:dateUtc="2025-12-15T08:43:00Z"/>
                <w:sz w:val="16"/>
                <w:szCs w:val="16"/>
              </w:rPr>
            </w:pPr>
            <w:del w:id="438" w:author="Eisuke Tokiwa" w:date="2025-12-15T17:43:00Z" w16du:dateUtc="2025-12-15T08:43:00Z">
              <w:r w:rsidRPr="00600238">
                <w:rPr>
                  <w:rFonts w:eastAsia="Times New Roman"/>
                  <w:sz w:val="16"/>
                  <w:szCs w:val="16"/>
                </w:rPr>
                <w:delText>Sentimentality</w:delText>
              </w:r>
            </w:del>
          </w:p>
        </w:tc>
        <w:tc>
          <w:tcPr>
            <w:tcW w:w="532" w:type="dxa"/>
            <w:tcBorders>
              <w:top w:val="nil"/>
              <w:left w:val="nil"/>
              <w:bottom w:val="nil"/>
              <w:right w:val="nil"/>
            </w:tcBorders>
            <w:tcMar>
              <w:top w:w="40" w:type="dxa"/>
              <w:left w:w="40" w:type="dxa"/>
              <w:bottom w:w="40" w:type="dxa"/>
              <w:right w:w="40" w:type="dxa"/>
            </w:tcMar>
            <w:vAlign w:val="bottom"/>
          </w:tcPr>
          <w:p w14:paraId="7568E661" w14:textId="77777777" w:rsidR="00175B3B" w:rsidRPr="00600238" w:rsidRDefault="00175B3B" w:rsidP="00600238">
            <w:pPr>
              <w:jc w:val="center"/>
              <w:rPr>
                <w:del w:id="439" w:author="Eisuke Tokiwa" w:date="2025-12-15T17:43:00Z" w16du:dateUtc="2025-12-15T08:43:00Z"/>
                <w:sz w:val="16"/>
                <w:szCs w:val="16"/>
              </w:rPr>
            </w:pPr>
            <w:del w:id="440" w:author="Eisuke Tokiwa" w:date="2025-12-15T17:43:00Z" w16du:dateUtc="2025-12-15T08:43:00Z">
              <w:r w:rsidRPr="00600238">
                <w:rPr>
                  <w:rFonts w:eastAsia="Times New Roman"/>
                  <w:sz w:val="16"/>
                  <w:szCs w:val="16"/>
                </w:rPr>
                <w:delText>3.33</w:delText>
              </w:r>
            </w:del>
          </w:p>
        </w:tc>
        <w:tc>
          <w:tcPr>
            <w:tcW w:w="532" w:type="dxa"/>
            <w:tcBorders>
              <w:top w:val="nil"/>
              <w:left w:val="nil"/>
              <w:bottom w:val="nil"/>
              <w:right w:val="nil"/>
            </w:tcBorders>
            <w:tcMar>
              <w:top w:w="40" w:type="dxa"/>
              <w:left w:w="40" w:type="dxa"/>
              <w:bottom w:w="40" w:type="dxa"/>
              <w:right w:w="40" w:type="dxa"/>
            </w:tcMar>
            <w:vAlign w:val="bottom"/>
          </w:tcPr>
          <w:p w14:paraId="545B1C29" w14:textId="77777777" w:rsidR="00175B3B" w:rsidRPr="00600238" w:rsidRDefault="00175B3B" w:rsidP="00600238">
            <w:pPr>
              <w:jc w:val="center"/>
              <w:rPr>
                <w:del w:id="441" w:author="Eisuke Tokiwa" w:date="2025-12-15T17:43:00Z" w16du:dateUtc="2025-12-15T08:43:00Z"/>
                <w:sz w:val="16"/>
                <w:szCs w:val="16"/>
              </w:rPr>
            </w:pPr>
            <w:del w:id="442" w:author="Eisuke Tokiwa" w:date="2025-12-15T17:43:00Z" w16du:dateUtc="2025-12-15T08:43:00Z">
              <w:r w:rsidRPr="00600238">
                <w:rPr>
                  <w:rFonts w:eastAsia="Times New Roman"/>
                  <w:sz w:val="16"/>
                  <w:szCs w:val="16"/>
                </w:rPr>
                <w:delText>3.14</w:delText>
              </w:r>
            </w:del>
          </w:p>
        </w:tc>
        <w:tc>
          <w:tcPr>
            <w:tcW w:w="532" w:type="dxa"/>
            <w:tcBorders>
              <w:top w:val="nil"/>
              <w:left w:val="nil"/>
              <w:bottom w:val="nil"/>
              <w:right w:val="nil"/>
            </w:tcBorders>
            <w:tcMar>
              <w:top w:w="40" w:type="dxa"/>
              <w:left w:w="40" w:type="dxa"/>
              <w:bottom w:w="40" w:type="dxa"/>
              <w:right w:w="40" w:type="dxa"/>
            </w:tcMar>
            <w:vAlign w:val="bottom"/>
          </w:tcPr>
          <w:p w14:paraId="465433BA" w14:textId="77777777" w:rsidR="00175B3B" w:rsidRPr="00600238" w:rsidRDefault="00175B3B" w:rsidP="00600238">
            <w:pPr>
              <w:jc w:val="center"/>
              <w:rPr>
                <w:del w:id="443" w:author="Eisuke Tokiwa" w:date="2025-12-15T17:43:00Z" w16du:dateUtc="2025-12-15T08:43:00Z"/>
                <w:sz w:val="16"/>
                <w:szCs w:val="16"/>
              </w:rPr>
            </w:pPr>
            <w:del w:id="444" w:author="Eisuke Tokiwa" w:date="2025-12-15T17:43:00Z" w16du:dateUtc="2025-12-15T08:43:00Z">
              <w:r w:rsidRPr="00600238">
                <w:rPr>
                  <w:rFonts w:eastAsia="Times New Roman"/>
                  <w:sz w:val="16"/>
                  <w:szCs w:val="16"/>
                </w:rPr>
                <w:delText>1.11</w:delText>
              </w:r>
            </w:del>
          </w:p>
        </w:tc>
        <w:tc>
          <w:tcPr>
            <w:tcW w:w="532" w:type="dxa"/>
            <w:tcBorders>
              <w:top w:val="nil"/>
              <w:left w:val="nil"/>
              <w:bottom w:val="nil"/>
              <w:right w:val="nil"/>
            </w:tcBorders>
            <w:tcMar>
              <w:top w:w="40" w:type="dxa"/>
              <w:left w:w="40" w:type="dxa"/>
              <w:bottom w:w="40" w:type="dxa"/>
              <w:right w:w="40" w:type="dxa"/>
            </w:tcMar>
            <w:vAlign w:val="bottom"/>
          </w:tcPr>
          <w:p w14:paraId="27513074" w14:textId="77777777" w:rsidR="00175B3B" w:rsidRPr="00600238" w:rsidRDefault="00175B3B" w:rsidP="00600238">
            <w:pPr>
              <w:jc w:val="center"/>
              <w:rPr>
                <w:del w:id="445" w:author="Eisuke Tokiwa" w:date="2025-12-15T17:43:00Z" w16du:dateUtc="2025-12-15T08:43:00Z"/>
                <w:sz w:val="16"/>
                <w:szCs w:val="16"/>
              </w:rPr>
            </w:pPr>
            <w:del w:id="446" w:author="Eisuke Tokiwa" w:date="2025-12-15T17:43:00Z" w16du:dateUtc="2025-12-15T08:43:00Z">
              <w:r w:rsidRPr="00600238">
                <w:rPr>
                  <w:rFonts w:eastAsia="Times New Roman"/>
                  <w:sz w:val="16"/>
                  <w:szCs w:val="16"/>
                </w:rPr>
                <w:delText>1.24</w:delText>
              </w:r>
            </w:del>
          </w:p>
        </w:tc>
        <w:tc>
          <w:tcPr>
            <w:tcW w:w="532" w:type="dxa"/>
            <w:tcBorders>
              <w:top w:val="nil"/>
              <w:left w:val="nil"/>
              <w:bottom w:val="nil"/>
              <w:right w:val="nil"/>
            </w:tcBorders>
            <w:tcMar>
              <w:top w:w="40" w:type="dxa"/>
              <w:left w:w="40" w:type="dxa"/>
              <w:bottom w:w="40" w:type="dxa"/>
              <w:right w:w="40" w:type="dxa"/>
            </w:tcMar>
            <w:vAlign w:val="bottom"/>
          </w:tcPr>
          <w:p w14:paraId="70BC895C" w14:textId="77777777" w:rsidR="00175B3B" w:rsidRPr="00600238" w:rsidRDefault="00175B3B" w:rsidP="00600238">
            <w:pPr>
              <w:jc w:val="center"/>
              <w:rPr>
                <w:del w:id="447" w:author="Eisuke Tokiwa" w:date="2025-12-15T17:43:00Z" w16du:dateUtc="2025-12-15T08:43:00Z"/>
                <w:sz w:val="16"/>
                <w:szCs w:val="16"/>
              </w:rPr>
            </w:pPr>
            <w:del w:id="448" w:author="Eisuke Tokiwa" w:date="2025-12-15T17:43:00Z" w16du:dateUtc="2025-12-15T08:43:00Z">
              <w:r w:rsidRPr="00600238">
                <w:rPr>
                  <w:rFonts w:eastAsia="Times New Roman"/>
                  <w:sz w:val="16"/>
                  <w:szCs w:val="16"/>
                </w:rPr>
                <w:delText>-.11</w:delText>
              </w:r>
            </w:del>
          </w:p>
        </w:tc>
        <w:tc>
          <w:tcPr>
            <w:tcW w:w="535" w:type="dxa"/>
            <w:tcBorders>
              <w:top w:val="nil"/>
              <w:left w:val="nil"/>
              <w:bottom w:val="nil"/>
              <w:right w:val="nil"/>
            </w:tcBorders>
            <w:tcMar>
              <w:top w:w="40" w:type="dxa"/>
              <w:left w:w="40" w:type="dxa"/>
              <w:bottom w:w="40" w:type="dxa"/>
              <w:right w:w="40" w:type="dxa"/>
            </w:tcMar>
            <w:vAlign w:val="bottom"/>
          </w:tcPr>
          <w:p w14:paraId="0BEE899C" w14:textId="77777777" w:rsidR="00175B3B" w:rsidRPr="00600238" w:rsidRDefault="00175B3B" w:rsidP="00600238">
            <w:pPr>
              <w:jc w:val="center"/>
              <w:rPr>
                <w:del w:id="449" w:author="Eisuke Tokiwa" w:date="2025-12-15T17:43:00Z" w16du:dateUtc="2025-12-15T08:43:00Z"/>
                <w:sz w:val="16"/>
                <w:szCs w:val="16"/>
              </w:rPr>
            </w:pPr>
            <w:del w:id="450" w:author="Eisuke Tokiwa" w:date="2025-12-15T17:43:00Z" w16du:dateUtc="2025-12-15T08:43:00Z">
              <w:r w:rsidRPr="00600238">
                <w:rPr>
                  <w:rFonts w:eastAsia="Times New Roman"/>
                  <w:sz w:val="16"/>
                  <w:szCs w:val="16"/>
                </w:rPr>
                <w:delText>-.94</w:delText>
              </w:r>
            </w:del>
          </w:p>
        </w:tc>
      </w:tr>
      <w:tr w:rsidR="00175B3B" w:rsidRPr="00600238" w14:paraId="7543FBCB" w14:textId="77777777" w:rsidTr="00175B3B">
        <w:trPr>
          <w:trHeight w:val="315"/>
          <w:jc w:val="center"/>
          <w:del w:id="451" w:author="Eisuke Tokiwa" w:date="2025-12-15T17:43:00Z"/>
        </w:trPr>
        <w:tc>
          <w:tcPr>
            <w:tcW w:w="872" w:type="dxa"/>
            <w:tcBorders>
              <w:top w:val="nil"/>
              <w:left w:val="nil"/>
              <w:bottom w:val="nil"/>
              <w:right w:val="nil"/>
            </w:tcBorders>
            <w:tcMar>
              <w:top w:w="40" w:type="dxa"/>
              <w:left w:w="40" w:type="dxa"/>
              <w:bottom w:w="40" w:type="dxa"/>
              <w:right w:w="40" w:type="dxa"/>
            </w:tcMar>
            <w:vAlign w:val="bottom"/>
          </w:tcPr>
          <w:p w14:paraId="0060F1D4" w14:textId="77777777" w:rsidR="00175B3B" w:rsidRPr="00600238" w:rsidRDefault="00175B3B" w:rsidP="00600238">
            <w:pPr>
              <w:rPr>
                <w:del w:id="452" w:author="Eisuke Tokiwa" w:date="2025-12-15T17:43:00Z" w16du:dateUtc="2025-12-15T08:43:00Z"/>
                <w:sz w:val="16"/>
                <w:szCs w:val="16"/>
              </w:rPr>
            </w:pPr>
            <w:del w:id="453" w:author="Eisuke Tokiwa" w:date="2025-12-15T17:43:00Z" w16du:dateUtc="2025-12-15T08:43:00Z">
              <w:r w:rsidRPr="00600238">
                <w:rPr>
                  <w:rFonts w:eastAsia="Times New Roman"/>
                  <w:sz w:val="16"/>
                  <w:szCs w:val="16"/>
                </w:rPr>
                <w:delText>Social-Self-Esteem</w:delText>
              </w:r>
            </w:del>
          </w:p>
        </w:tc>
        <w:tc>
          <w:tcPr>
            <w:tcW w:w="532" w:type="dxa"/>
            <w:tcBorders>
              <w:top w:val="nil"/>
              <w:left w:val="nil"/>
              <w:bottom w:val="nil"/>
              <w:right w:val="nil"/>
            </w:tcBorders>
            <w:tcMar>
              <w:top w:w="40" w:type="dxa"/>
              <w:left w:w="40" w:type="dxa"/>
              <w:bottom w:w="40" w:type="dxa"/>
              <w:right w:w="40" w:type="dxa"/>
            </w:tcMar>
            <w:vAlign w:val="bottom"/>
          </w:tcPr>
          <w:p w14:paraId="222A0724" w14:textId="77777777" w:rsidR="00175B3B" w:rsidRPr="00600238" w:rsidRDefault="00175B3B" w:rsidP="00600238">
            <w:pPr>
              <w:jc w:val="center"/>
              <w:rPr>
                <w:del w:id="454" w:author="Eisuke Tokiwa" w:date="2025-12-15T17:43:00Z" w16du:dateUtc="2025-12-15T08:43:00Z"/>
                <w:sz w:val="16"/>
                <w:szCs w:val="16"/>
              </w:rPr>
            </w:pPr>
            <w:del w:id="455" w:author="Eisuke Tokiwa" w:date="2025-12-15T17:43:00Z" w16du:dateUtc="2025-12-15T08:43:00Z">
              <w:r w:rsidRPr="00600238">
                <w:rPr>
                  <w:rFonts w:eastAsia="Times New Roman"/>
                  <w:sz w:val="16"/>
                  <w:szCs w:val="16"/>
                </w:rPr>
                <w:delText>3.00</w:delText>
              </w:r>
            </w:del>
          </w:p>
        </w:tc>
        <w:tc>
          <w:tcPr>
            <w:tcW w:w="532" w:type="dxa"/>
            <w:tcBorders>
              <w:top w:val="nil"/>
              <w:left w:val="nil"/>
              <w:bottom w:val="nil"/>
              <w:right w:val="nil"/>
            </w:tcBorders>
            <w:tcMar>
              <w:top w:w="40" w:type="dxa"/>
              <w:left w:w="40" w:type="dxa"/>
              <w:bottom w:w="40" w:type="dxa"/>
              <w:right w:w="40" w:type="dxa"/>
            </w:tcMar>
            <w:vAlign w:val="bottom"/>
          </w:tcPr>
          <w:p w14:paraId="4160C19A" w14:textId="77777777" w:rsidR="00175B3B" w:rsidRPr="00600238" w:rsidRDefault="00175B3B" w:rsidP="00600238">
            <w:pPr>
              <w:jc w:val="center"/>
              <w:rPr>
                <w:del w:id="456" w:author="Eisuke Tokiwa" w:date="2025-12-15T17:43:00Z" w16du:dateUtc="2025-12-15T08:43:00Z"/>
                <w:sz w:val="16"/>
                <w:szCs w:val="16"/>
              </w:rPr>
            </w:pPr>
            <w:del w:id="457" w:author="Eisuke Tokiwa" w:date="2025-12-15T17:43:00Z" w16du:dateUtc="2025-12-15T08:43:00Z">
              <w:r w:rsidRPr="00600238">
                <w:rPr>
                  <w:rFonts w:eastAsia="Times New Roman"/>
                  <w:sz w:val="16"/>
                  <w:szCs w:val="16"/>
                </w:rPr>
                <w:delText>2.95</w:delText>
              </w:r>
            </w:del>
          </w:p>
        </w:tc>
        <w:tc>
          <w:tcPr>
            <w:tcW w:w="532" w:type="dxa"/>
            <w:tcBorders>
              <w:top w:val="nil"/>
              <w:left w:val="nil"/>
              <w:bottom w:val="nil"/>
              <w:right w:val="nil"/>
            </w:tcBorders>
            <w:tcMar>
              <w:top w:w="40" w:type="dxa"/>
              <w:left w:w="40" w:type="dxa"/>
              <w:bottom w:w="40" w:type="dxa"/>
              <w:right w:w="40" w:type="dxa"/>
            </w:tcMar>
            <w:vAlign w:val="bottom"/>
          </w:tcPr>
          <w:p w14:paraId="37F00AC9" w14:textId="77777777" w:rsidR="00175B3B" w:rsidRPr="00600238" w:rsidRDefault="00175B3B" w:rsidP="00600238">
            <w:pPr>
              <w:jc w:val="center"/>
              <w:rPr>
                <w:del w:id="458" w:author="Eisuke Tokiwa" w:date="2025-12-15T17:43:00Z" w16du:dateUtc="2025-12-15T08:43:00Z"/>
                <w:sz w:val="16"/>
                <w:szCs w:val="16"/>
              </w:rPr>
            </w:pPr>
            <w:del w:id="459" w:author="Eisuke Tokiwa" w:date="2025-12-15T17:43:00Z" w16du:dateUtc="2025-12-15T08:43:00Z">
              <w:r w:rsidRPr="00600238">
                <w:rPr>
                  <w:rFonts w:eastAsia="Times New Roman"/>
                  <w:sz w:val="16"/>
                  <w:szCs w:val="16"/>
                </w:rPr>
                <w:delText>1.14</w:delText>
              </w:r>
            </w:del>
          </w:p>
        </w:tc>
        <w:tc>
          <w:tcPr>
            <w:tcW w:w="532" w:type="dxa"/>
            <w:tcBorders>
              <w:top w:val="nil"/>
              <w:left w:val="nil"/>
              <w:bottom w:val="nil"/>
              <w:right w:val="nil"/>
            </w:tcBorders>
            <w:tcMar>
              <w:top w:w="40" w:type="dxa"/>
              <w:left w:w="40" w:type="dxa"/>
              <w:bottom w:w="40" w:type="dxa"/>
              <w:right w:w="40" w:type="dxa"/>
            </w:tcMar>
            <w:vAlign w:val="bottom"/>
          </w:tcPr>
          <w:p w14:paraId="0EDA92B2" w14:textId="77777777" w:rsidR="00175B3B" w:rsidRPr="00600238" w:rsidRDefault="00175B3B" w:rsidP="00600238">
            <w:pPr>
              <w:jc w:val="center"/>
              <w:rPr>
                <w:del w:id="460" w:author="Eisuke Tokiwa" w:date="2025-12-15T17:43:00Z" w16du:dateUtc="2025-12-15T08:43:00Z"/>
                <w:sz w:val="16"/>
                <w:szCs w:val="16"/>
              </w:rPr>
            </w:pPr>
            <w:del w:id="461" w:author="Eisuke Tokiwa" w:date="2025-12-15T17:43:00Z" w16du:dateUtc="2025-12-15T08:43:00Z">
              <w:r w:rsidRPr="00600238">
                <w:rPr>
                  <w:rFonts w:eastAsia="Times New Roman"/>
                  <w:sz w:val="16"/>
                  <w:szCs w:val="16"/>
                </w:rPr>
                <w:delText>1.30</w:delText>
              </w:r>
            </w:del>
          </w:p>
        </w:tc>
        <w:tc>
          <w:tcPr>
            <w:tcW w:w="532" w:type="dxa"/>
            <w:tcBorders>
              <w:top w:val="nil"/>
              <w:left w:val="nil"/>
              <w:bottom w:val="nil"/>
              <w:right w:val="nil"/>
            </w:tcBorders>
            <w:tcMar>
              <w:top w:w="40" w:type="dxa"/>
              <w:left w:w="40" w:type="dxa"/>
              <w:bottom w:w="40" w:type="dxa"/>
              <w:right w:w="40" w:type="dxa"/>
            </w:tcMar>
            <w:vAlign w:val="bottom"/>
          </w:tcPr>
          <w:p w14:paraId="723A69B0" w14:textId="77777777" w:rsidR="00175B3B" w:rsidRPr="00600238" w:rsidRDefault="00175B3B" w:rsidP="00600238">
            <w:pPr>
              <w:jc w:val="center"/>
              <w:rPr>
                <w:del w:id="462" w:author="Eisuke Tokiwa" w:date="2025-12-15T17:43:00Z" w16du:dateUtc="2025-12-15T08:43:00Z"/>
                <w:sz w:val="16"/>
                <w:szCs w:val="16"/>
              </w:rPr>
            </w:pPr>
            <w:del w:id="463" w:author="Eisuke Tokiwa" w:date="2025-12-15T17:43:00Z" w16du:dateUtc="2025-12-15T08:43:00Z">
              <w:r w:rsidRPr="00600238">
                <w:rPr>
                  <w:rFonts w:eastAsia="Times New Roman"/>
                  <w:sz w:val="16"/>
                  <w:szCs w:val="16"/>
                </w:rPr>
                <w:delText>.02</w:delText>
              </w:r>
            </w:del>
          </w:p>
        </w:tc>
        <w:tc>
          <w:tcPr>
            <w:tcW w:w="535" w:type="dxa"/>
            <w:tcBorders>
              <w:top w:val="nil"/>
              <w:left w:val="nil"/>
              <w:bottom w:val="nil"/>
              <w:right w:val="nil"/>
            </w:tcBorders>
            <w:tcMar>
              <w:top w:w="40" w:type="dxa"/>
              <w:left w:w="40" w:type="dxa"/>
              <w:bottom w:w="40" w:type="dxa"/>
              <w:right w:w="40" w:type="dxa"/>
            </w:tcMar>
            <w:vAlign w:val="bottom"/>
          </w:tcPr>
          <w:p w14:paraId="45F57987" w14:textId="77777777" w:rsidR="00175B3B" w:rsidRPr="00600238" w:rsidRDefault="00175B3B" w:rsidP="00600238">
            <w:pPr>
              <w:jc w:val="center"/>
              <w:rPr>
                <w:del w:id="464" w:author="Eisuke Tokiwa" w:date="2025-12-15T17:43:00Z" w16du:dateUtc="2025-12-15T08:43:00Z"/>
                <w:sz w:val="16"/>
                <w:szCs w:val="16"/>
              </w:rPr>
            </w:pPr>
            <w:del w:id="465" w:author="Eisuke Tokiwa" w:date="2025-12-15T17:43:00Z" w16du:dateUtc="2025-12-15T08:43:00Z">
              <w:r w:rsidRPr="00600238">
                <w:rPr>
                  <w:rFonts w:eastAsia="Times New Roman"/>
                  <w:sz w:val="16"/>
                  <w:szCs w:val="16"/>
                </w:rPr>
                <w:delText>-.97</w:delText>
              </w:r>
            </w:del>
          </w:p>
        </w:tc>
      </w:tr>
      <w:tr w:rsidR="00175B3B" w:rsidRPr="00600238" w14:paraId="02F0189E" w14:textId="77777777" w:rsidTr="00175B3B">
        <w:trPr>
          <w:trHeight w:val="315"/>
          <w:jc w:val="center"/>
          <w:del w:id="466" w:author="Eisuke Tokiwa" w:date="2025-12-15T17:43:00Z"/>
        </w:trPr>
        <w:tc>
          <w:tcPr>
            <w:tcW w:w="872" w:type="dxa"/>
            <w:tcBorders>
              <w:top w:val="nil"/>
              <w:left w:val="nil"/>
              <w:bottom w:val="nil"/>
              <w:right w:val="nil"/>
            </w:tcBorders>
            <w:tcMar>
              <w:top w:w="40" w:type="dxa"/>
              <w:left w:w="40" w:type="dxa"/>
              <w:bottom w:w="40" w:type="dxa"/>
              <w:right w:w="40" w:type="dxa"/>
            </w:tcMar>
            <w:vAlign w:val="bottom"/>
          </w:tcPr>
          <w:p w14:paraId="4C1F8D16" w14:textId="77777777" w:rsidR="00175B3B" w:rsidRPr="00600238" w:rsidRDefault="00175B3B" w:rsidP="00600238">
            <w:pPr>
              <w:rPr>
                <w:del w:id="467" w:author="Eisuke Tokiwa" w:date="2025-12-15T17:43:00Z" w16du:dateUtc="2025-12-15T08:43:00Z"/>
                <w:sz w:val="16"/>
                <w:szCs w:val="16"/>
              </w:rPr>
            </w:pPr>
            <w:del w:id="468" w:author="Eisuke Tokiwa" w:date="2025-12-15T17:43:00Z" w16du:dateUtc="2025-12-15T08:43:00Z">
              <w:r w:rsidRPr="00600238">
                <w:rPr>
                  <w:rFonts w:eastAsia="Times New Roman"/>
                  <w:sz w:val="16"/>
                  <w:szCs w:val="16"/>
                </w:rPr>
                <w:delText>Social-Boldness</w:delText>
              </w:r>
            </w:del>
          </w:p>
        </w:tc>
        <w:tc>
          <w:tcPr>
            <w:tcW w:w="532" w:type="dxa"/>
            <w:tcBorders>
              <w:top w:val="nil"/>
              <w:left w:val="nil"/>
              <w:bottom w:val="nil"/>
              <w:right w:val="nil"/>
            </w:tcBorders>
            <w:tcMar>
              <w:top w:w="40" w:type="dxa"/>
              <w:left w:w="40" w:type="dxa"/>
              <w:bottom w:w="40" w:type="dxa"/>
              <w:right w:w="40" w:type="dxa"/>
            </w:tcMar>
            <w:vAlign w:val="bottom"/>
          </w:tcPr>
          <w:p w14:paraId="71746606" w14:textId="77777777" w:rsidR="00175B3B" w:rsidRPr="00600238" w:rsidRDefault="00175B3B" w:rsidP="00600238">
            <w:pPr>
              <w:jc w:val="center"/>
              <w:rPr>
                <w:del w:id="469" w:author="Eisuke Tokiwa" w:date="2025-12-15T17:43:00Z" w16du:dateUtc="2025-12-15T08:43:00Z"/>
                <w:sz w:val="16"/>
                <w:szCs w:val="16"/>
              </w:rPr>
            </w:pPr>
            <w:del w:id="470" w:author="Eisuke Tokiwa" w:date="2025-12-15T17:43:00Z" w16du:dateUtc="2025-12-15T08:43:00Z">
              <w:r w:rsidRPr="00600238">
                <w:rPr>
                  <w:rFonts w:eastAsia="Times New Roman"/>
                  <w:sz w:val="16"/>
                  <w:szCs w:val="16"/>
                </w:rPr>
                <w:delText>2.67</w:delText>
              </w:r>
            </w:del>
          </w:p>
        </w:tc>
        <w:tc>
          <w:tcPr>
            <w:tcW w:w="532" w:type="dxa"/>
            <w:tcBorders>
              <w:top w:val="nil"/>
              <w:left w:val="nil"/>
              <w:bottom w:val="nil"/>
              <w:right w:val="nil"/>
            </w:tcBorders>
            <w:tcMar>
              <w:top w:w="40" w:type="dxa"/>
              <w:left w:w="40" w:type="dxa"/>
              <w:bottom w:w="40" w:type="dxa"/>
              <w:right w:w="40" w:type="dxa"/>
            </w:tcMar>
            <w:vAlign w:val="bottom"/>
          </w:tcPr>
          <w:p w14:paraId="197AD6A3" w14:textId="77777777" w:rsidR="00175B3B" w:rsidRPr="00600238" w:rsidRDefault="00175B3B" w:rsidP="00600238">
            <w:pPr>
              <w:jc w:val="center"/>
              <w:rPr>
                <w:del w:id="471" w:author="Eisuke Tokiwa" w:date="2025-12-15T17:43:00Z" w16du:dateUtc="2025-12-15T08:43:00Z"/>
                <w:sz w:val="16"/>
                <w:szCs w:val="16"/>
              </w:rPr>
            </w:pPr>
            <w:del w:id="472" w:author="Eisuke Tokiwa" w:date="2025-12-15T17:43:00Z" w16du:dateUtc="2025-12-15T08:43:00Z">
              <w:r w:rsidRPr="00600238">
                <w:rPr>
                  <w:rFonts w:eastAsia="Times New Roman"/>
                  <w:sz w:val="16"/>
                  <w:szCs w:val="16"/>
                </w:rPr>
                <w:delText>2.80</w:delText>
              </w:r>
            </w:del>
          </w:p>
        </w:tc>
        <w:tc>
          <w:tcPr>
            <w:tcW w:w="532" w:type="dxa"/>
            <w:tcBorders>
              <w:top w:val="nil"/>
              <w:left w:val="nil"/>
              <w:bottom w:val="nil"/>
              <w:right w:val="nil"/>
            </w:tcBorders>
            <w:tcMar>
              <w:top w:w="40" w:type="dxa"/>
              <w:left w:w="40" w:type="dxa"/>
              <w:bottom w:w="40" w:type="dxa"/>
              <w:right w:w="40" w:type="dxa"/>
            </w:tcMar>
            <w:vAlign w:val="bottom"/>
          </w:tcPr>
          <w:p w14:paraId="1888F8C5" w14:textId="77777777" w:rsidR="00175B3B" w:rsidRPr="00600238" w:rsidRDefault="00175B3B" w:rsidP="00600238">
            <w:pPr>
              <w:jc w:val="center"/>
              <w:rPr>
                <w:del w:id="473" w:author="Eisuke Tokiwa" w:date="2025-12-15T17:43:00Z" w16du:dateUtc="2025-12-15T08:43:00Z"/>
                <w:sz w:val="16"/>
                <w:szCs w:val="16"/>
              </w:rPr>
            </w:pPr>
            <w:del w:id="474" w:author="Eisuke Tokiwa" w:date="2025-12-15T17:43:00Z" w16du:dateUtc="2025-12-15T08:43:00Z">
              <w:r w:rsidRPr="00600238">
                <w:rPr>
                  <w:rFonts w:eastAsia="Times New Roman"/>
                  <w:sz w:val="16"/>
                  <w:szCs w:val="16"/>
                </w:rPr>
                <w:delText>1.16</w:delText>
              </w:r>
            </w:del>
          </w:p>
        </w:tc>
        <w:tc>
          <w:tcPr>
            <w:tcW w:w="532" w:type="dxa"/>
            <w:tcBorders>
              <w:top w:val="nil"/>
              <w:left w:val="nil"/>
              <w:bottom w:val="nil"/>
              <w:right w:val="nil"/>
            </w:tcBorders>
            <w:tcMar>
              <w:top w:w="40" w:type="dxa"/>
              <w:left w:w="40" w:type="dxa"/>
              <w:bottom w:w="40" w:type="dxa"/>
              <w:right w:w="40" w:type="dxa"/>
            </w:tcMar>
            <w:vAlign w:val="bottom"/>
          </w:tcPr>
          <w:p w14:paraId="59BC50F7" w14:textId="77777777" w:rsidR="00175B3B" w:rsidRPr="00600238" w:rsidRDefault="00175B3B" w:rsidP="00600238">
            <w:pPr>
              <w:jc w:val="center"/>
              <w:rPr>
                <w:del w:id="475" w:author="Eisuke Tokiwa" w:date="2025-12-15T17:43:00Z" w16du:dateUtc="2025-12-15T08:43:00Z"/>
                <w:sz w:val="16"/>
                <w:szCs w:val="16"/>
              </w:rPr>
            </w:pPr>
            <w:del w:id="476" w:author="Eisuke Tokiwa" w:date="2025-12-15T17:43:00Z" w16du:dateUtc="2025-12-15T08:43:00Z">
              <w:r w:rsidRPr="00600238">
                <w:rPr>
                  <w:rFonts w:eastAsia="Times New Roman"/>
                  <w:sz w:val="16"/>
                  <w:szCs w:val="16"/>
                </w:rPr>
                <w:delText>1.35</w:delText>
              </w:r>
            </w:del>
          </w:p>
        </w:tc>
        <w:tc>
          <w:tcPr>
            <w:tcW w:w="532" w:type="dxa"/>
            <w:tcBorders>
              <w:top w:val="nil"/>
              <w:left w:val="nil"/>
              <w:bottom w:val="nil"/>
              <w:right w:val="nil"/>
            </w:tcBorders>
            <w:tcMar>
              <w:top w:w="40" w:type="dxa"/>
              <w:left w:w="40" w:type="dxa"/>
              <w:bottom w:w="40" w:type="dxa"/>
              <w:right w:w="40" w:type="dxa"/>
            </w:tcMar>
            <w:vAlign w:val="bottom"/>
          </w:tcPr>
          <w:p w14:paraId="287B04CD" w14:textId="77777777" w:rsidR="00175B3B" w:rsidRPr="00600238" w:rsidRDefault="00175B3B" w:rsidP="00600238">
            <w:pPr>
              <w:jc w:val="center"/>
              <w:rPr>
                <w:del w:id="477" w:author="Eisuke Tokiwa" w:date="2025-12-15T17:43:00Z" w16du:dateUtc="2025-12-15T08:43:00Z"/>
                <w:sz w:val="16"/>
                <w:szCs w:val="16"/>
              </w:rPr>
            </w:pPr>
            <w:del w:id="478" w:author="Eisuke Tokiwa" w:date="2025-12-15T17:43:00Z" w16du:dateUtc="2025-12-15T08:43:00Z">
              <w:r w:rsidRPr="00600238">
                <w:rPr>
                  <w:rFonts w:eastAsia="Times New Roman"/>
                  <w:sz w:val="16"/>
                  <w:szCs w:val="16"/>
                </w:rPr>
                <w:delText>.17</w:delText>
              </w:r>
            </w:del>
          </w:p>
        </w:tc>
        <w:tc>
          <w:tcPr>
            <w:tcW w:w="535" w:type="dxa"/>
            <w:tcBorders>
              <w:top w:val="nil"/>
              <w:left w:val="nil"/>
              <w:bottom w:val="nil"/>
              <w:right w:val="nil"/>
            </w:tcBorders>
            <w:tcMar>
              <w:top w:w="40" w:type="dxa"/>
              <w:left w:w="40" w:type="dxa"/>
              <w:bottom w:w="40" w:type="dxa"/>
              <w:right w:w="40" w:type="dxa"/>
            </w:tcMar>
            <w:vAlign w:val="bottom"/>
          </w:tcPr>
          <w:p w14:paraId="1273E39F" w14:textId="77777777" w:rsidR="00175B3B" w:rsidRPr="00600238" w:rsidRDefault="00175B3B" w:rsidP="00600238">
            <w:pPr>
              <w:jc w:val="center"/>
              <w:rPr>
                <w:del w:id="479" w:author="Eisuke Tokiwa" w:date="2025-12-15T17:43:00Z" w16du:dateUtc="2025-12-15T08:43:00Z"/>
                <w:sz w:val="16"/>
                <w:szCs w:val="16"/>
              </w:rPr>
            </w:pPr>
            <w:del w:id="480" w:author="Eisuke Tokiwa" w:date="2025-12-15T17:43:00Z" w16du:dateUtc="2025-12-15T08:43:00Z">
              <w:r w:rsidRPr="00600238">
                <w:rPr>
                  <w:rFonts w:eastAsia="Times New Roman"/>
                  <w:sz w:val="16"/>
                  <w:szCs w:val="16"/>
                </w:rPr>
                <w:delText>-1.02</w:delText>
              </w:r>
            </w:del>
          </w:p>
        </w:tc>
      </w:tr>
      <w:tr w:rsidR="00175B3B" w:rsidRPr="00600238" w14:paraId="5E1055E6" w14:textId="77777777" w:rsidTr="00175B3B">
        <w:trPr>
          <w:trHeight w:val="315"/>
          <w:jc w:val="center"/>
          <w:del w:id="481" w:author="Eisuke Tokiwa" w:date="2025-12-15T17:43:00Z"/>
        </w:trPr>
        <w:tc>
          <w:tcPr>
            <w:tcW w:w="872" w:type="dxa"/>
            <w:tcBorders>
              <w:top w:val="nil"/>
              <w:left w:val="nil"/>
              <w:bottom w:val="nil"/>
              <w:right w:val="nil"/>
            </w:tcBorders>
            <w:tcMar>
              <w:top w:w="40" w:type="dxa"/>
              <w:left w:w="40" w:type="dxa"/>
              <w:bottom w:w="40" w:type="dxa"/>
              <w:right w:w="40" w:type="dxa"/>
            </w:tcMar>
            <w:vAlign w:val="bottom"/>
          </w:tcPr>
          <w:p w14:paraId="4FED0E4F" w14:textId="77777777" w:rsidR="00175B3B" w:rsidRPr="00600238" w:rsidRDefault="00175B3B" w:rsidP="00600238">
            <w:pPr>
              <w:rPr>
                <w:del w:id="482" w:author="Eisuke Tokiwa" w:date="2025-12-15T17:43:00Z" w16du:dateUtc="2025-12-15T08:43:00Z"/>
                <w:sz w:val="16"/>
                <w:szCs w:val="16"/>
              </w:rPr>
            </w:pPr>
            <w:del w:id="483" w:author="Eisuke Tokiwa" w:date="2025-12-15T17:43:00Z" w16du:dateUtc="2025-12-15T08:43:00Z">
              <w:r w:rsidRPr="00600238">
                <w:rPr>
                  <w:rFonts w:eastAsia="Times New Roman"/>
                  <w:sz w:val="16"/>
                  <w:szCs w:val="16"/>
                </w:rPr>
                <w:delText>Sociability</w:delText>
              </w:r>
            </w:del>
          </w:p>
        </w:tc>
        <w:tc>
          <w:tcPr>
            <w:tcW w:w="532" w:type="dxa"/>
            <w:tcBorders>
              <w:top w:val="nil"/>
              <w:left w:val="nil"/>
              <w:bottom w:val="nil"/>
              <w:right w:val="nil"/>
            </w:tcBorders>
            <w:tcMar>
              <w:top w:w="40" w:type="dxa"/>
              <w:left w:w="40" w:type="dxa"/>
              <w:bottom w:w="40" w:type="dxa"/>
              <w:right w:w="40" w:type="dxa"/>
            </w:tcMar>
            <w:vAlign w:val="bottom"/>
          </w:tcPr>
          <w:p w14:paraId="544ACD49" w14:textId="77777777" w:rsidR="00175B3B" w:rsidRPr="00600238" w:rsidRDefault="00175B3B" w:rsidP="00600238">
            <w:pPr>
              <w:jc w:val="center"/>
              <w:rPr>
                <w:del w:id="484" w:author="Eisuke Tokiwa" w:date="2025-12-15T17:43:00Z" w16du:dateUtc="2025-12-15T08:43:00Z"/>
                <w:sz w:val="16"/>
                <w:szCs w:val="16"/>
              </w:rPr>
            </w:pPr>
            <w:del w:id="485" w:author="Eisuke Tokiwa" w:date="2025-12-15T17:43:00Z" w16du:dateUtc="2025-12-15T08:43:00Z">
              <w:r w:rsidRPr="00600238">
                <w:rPr>
                  <w:rFonts w:eastAsia="Times New Roman"/>
                  <w:sz w:val="16"/>
                  <w:szCs w:val="16"/>
                </w:rPr>
                <w:delText>2.00</w:delText>
              </w:r>
            </w:del>
          </w:p>
        </w:tc>
        <w:tc>
          <w:tcPr>
            <w:tcW w:w="532" w:type="dxa"/>
            <w:tcBorders>
              <w:top w:val="nil"/>
              <w:left w:val="nil"/>
              <w:bottom w:val="nil"/>
              <w:right w:val="nil"/>
            </w:tcBorders>
            <w:tcMar>
              <w:top w:w="40" w:type="dxa"/>
              <w:left w:w="40" w:type="dxa"/>
              <w:bottom w:w="40" w:type="dxa"/>
              <w:right w:w="40" w:type="dxa"/>
            </w:tcMar>
            <w:vAlign w:val="bottom"/>
          </w:tcPr>
          <w:p w14:paraId="54B2392B" w14:textId="77777777" w:rsidR="00175B3B" w:rsidRPr="00600238" w:rsidRDefault="00175B3B" w:rsidP="00600238">
            <w:pPr>
              <w:jc w:val="center"/>
              <w:rPr>
                <w:del w:id="486" w:author="Eisuke Tokiwa" w:date="2025-12-15T17:43:00Z" w16du:dateUtc="2025-12-15T08:43:00Z"/>
                <w:sz w:val="16"/>
                <w:szCs w:val="16"/>
              </w:rPr>
            </w:pPr>
            <w:del w:id="487" w:author="Eisuke Tokiwa" w:date="2025-12-15T17:43:00Z" w16du:dateUtc="2025-12-15T08:43:00Z">
              <w:r w:rsidRPr="00600238">
                <w:rPr>
                  <w:rFonts w:eastAsia="Times New Roman"/>
                  <w:sz w:val="16"/>
                  <w:szCs w:val="16"/>
                </w:rPr>
                <w:delText>2.47</w:delText>
              </w:r>
            </w:del>
          </w:p>
        </w:tc>
        <w:tc>
          <w:tcPr>
            <w:tcW w:w="532" w:type="dxa"/>
            <w:tcBorders>
              <w:top w:val="nil"/>
              <w:left w:val="nil"/>
              <w:bottom w:val="nil"/>
              <w:right w:val="nil"/>
            </w:tcBorders>
            <w:tcMar>
              <w:top w:w="40" w:type="dxa"/>
              <w:left w:w="40" w:type="dxa"/>
              <w:bottom w:w="40" w:type="dxa"/>
              <w:right w:w="40" w:type="dxa"/>
            </w:tcMar>
            <w:vAlign w:val="bottom"/>
          </w:tcPr>
          <w:p w14:paraId="544803AE" w14:textId="77777777" w:rsidR="00175B3B" w:rsidRPr="00600238" w:rsidRDefault="00175B3B" w:rsidP="00600238">
            <w:pPr>
              <w:jc w:val="center"/>
              <w:rPr>
                <w:del w:id="488" w:author="Eisuke Tokiwa" w:date="2025-12-15T17:43:00Z" w16du:dateUtc="2025-12-15T08:43:00Z"/>
                <w:sz w:val="16"/>
                <w:szCs w:val="16"/>
              </w:rPr>
            </w:pPr>
            <w:del w:id="489" w:author="Eisuke Tokiwa" w:date="2025-12-15T17:43:00Z" w16du:dateUtc="2025-12-15T08:43:00Z">
              <w:r w:rsidRPr="00600238">
                <w:rPr>
                  <w:rFonts w:eastAsia="Times New Roman"/>
                  <w:sz w:val="16"/>
                  <w:szCs w:val="16"/>
                </w:rPr>
                <w:delText>1.24</w:delText>
              </w:r>
            </w:del>
          </w:p>
        </w:tc>
        <w:tc>
          <w:tcPr>
            <w:tcW w:w="532" w:type="dxa"/>
            <w:tcBorders>
              <w:top w:val="nil"/>
              <w:left w:val="nil"/>
              <w:bottom w:val="nil"/>
              <w:right w:val="nil"/>
            </w:tcBorders>
            <w:tcMar>
              <w:top w:w="40" w:type="dxa"/>
              <w:left w:w="40" w:type="dxa"/>
              <w:bottom w:w="40" w:type="dxa"/>
              <w:right w:w="40" w:type="dxa"/>
            </w:tcMar>
            <w:vAlign w:val="bottom"/>
          </w:tcPr>
          <w:p w14:paraId="69C21AFA" w14:textId="77777777" w:rsidR="00175B3B" w:rsidRPr="00600238" w:rsidRDefault="00175B3B" w:rsidP="00600238">
            <w:pPr>
              <w:jc w:val="center"/>
              <w:rPr>
                <w:del w:id="490" w:author="Eisuke Tokiwa" w:date="2025-12-15T17:43:00Z" w16du:dateUtc="2025-12-15T08:43:00Z"/>
                <w:sz w:val="16"/>
                <w:szCs w:val="16"/>
              </w:rPr>
            </w:pPr>
            <w:del w:id="491" w:author="Eisuke Tokiwa" w:date="2025-12-15T17:43:00Z" w16du:dateUtc="2025-12-15T08:43:00Z">
              <w:r w:rsidRPr="00600238">
                <w:rPr>
                  <w:rFonts w:eastAsia="Times New Roman"/>
                  <w:sz w:val="16"/>
                  <w:szCs w:val="16"/>
                </w:rPr>
                <w:delText>1.54</w:delText>
              </w:r>
            </w:del>
          </w:p>
        </w:tc>
        <w:tc>
          <w:tcPr>
            <w:tcW w:w="532" w:type="dxa"/>
            <w:tcBorders>
              <w:top w:val="nil"/>
              <w:left w:val="nil"/>
              <w:bottom w:val="nil"/>
              <w:right w:val="nil"/>
            </w:tcBorders>
            <w:tcMar>
              <w:top w:w="40" w:type="dxa"/>
              <w:left w:w="40" w:type="dxa"/>
              <w:bottom w:w="40" w:type="dxa"/>
              <w:right w:w="40" w:type="dxa"/>
            </w:tcMar>
            <w:vAlign w:val="bottom"/>
          </w:tcPr>
          <w:p w14:paraId="5691D0D2" w14:textId="77777777" w:rsidR="00175B3B" w:rsidRPr="00600238" w:rsidRDefault="00175B3B" w:rsidP="00600238">
            <w:pPr>
              <w:jc w:val="center"/>
              <w:rPr>
                <w:del w:id="492" w:author="Eisuke Tokiwa" w:date="2025-12-15T17:43:00Z" w16du:dateUtc="2025-12-15T08:43:00Z"/>
                <w:sz w:val="16"/>
                <w:szCs w:val="16"/>
              </w:rPr>
            </w:pPr>
            <w:del w:id="493" w:author="Eisuke Tokiwa" w:date="2025-12-15T17:43:00Z" w16du:dateUtc="2025-12-15T08:43:00Z">
              <w:r w:rsidRPr="00600238">
                <w:rPr>
                  <w:rFonts w:eastAsia="Times New Roman"/>
                  <w:sz w:val="16"/>
                  <w:szCs w:val="16"/>
                </w:rPr>
                <w:delText>.50</w:delText>
              </w:r>
            </w:del>
          </w:p>
        </w:tc>
        <w:tc>
          <w:tcPr>
            <w:tcW w:w="535" w:type="dxa"/>
            <w:tcBorders>
              <w:top w:val="nil"/>
              <w:left w:val="nil"/>
              <w:bottom w:val="nil"/>
              <w:right w:val="nil"/>
            </w:tcBorders>
            <w:tcMar>
              <w:top w:w="40" w:type="dxa"/>
              <w:left w:w="40" w:type="dxa"/>
              <w:bottom w:w="40" w:type="dxa"/>
              <w:right w:w="40" w:type="dxa"/>
            </w:tcMar>
            <w:vAlign w:val="bottom"/>
          </w:tcPr>
          <w:p w14:paraId="3304E6A0" w14:textId="77777777" w:rsidR="00175B3B" w:rsidRPr="00600238" w:rsidRDefault="00175B3B" w:rsidP="00600238">
            <w:pPr>
              <w:jc w:val="center"/>
              <w:rPr>
                <w:del w:id="494" w:author="Eisuke Tokiwa" w:date="2025-12-15T17:43:00Z" w16du:dateUtc="2025-12-15T08:43:00Z"/>
                <w:sz w:val="16"/>
                <w:szCs w:val="16"/>
              </w:rPr>
            </w:pPr>
            <w:del w:id="495" w:author="Eisuke Tokiwa" w:date="2025-12-15T17:43:00Z" w16du:dateUtc="2025-12-15T08:43:00Z">
              <w:r w:rsidRPr="00600238">
                <w:rPr>
                  <w:rFonts w:eastAsia="Times New Roman"/>
                  <w:sz w:val="16"/>
                  <w:szCs w:val="16"/>
                </w:rPr>
                <w:delText>-.87</w:delText>
              </w:r>
            </w:del>
          </w:p>
        </w:tc>
      </w:tr>
      <w:tr w:rsidR="00175B3B" w:rsidRPr="00600238" w14:paraId="0E734364" w14:textId="77777777" w:rsidTr="00175B3B">
        <w:trPr>
          <w:trHeight w:val="315"/>
          <w:jc w:val="center"/>
          <w:del w:id="496" w:author="Eisuke Tokiwa" w:date="2025-12-15T17:43:00Z"/>
        </w:trPr>
        <w:tc>
          <w:tcPr>
            <w:tcW w:w="872" w:type="dxa"/>
            <w:tcBorders>
              <w:top w:val="nil"/>
              <w:left w:val="nil"/>
              <w:bottom w:val="nil"/>
              <w:right w:val="nil"/>
            </w:tcBorders>
            <w:tcMar>
              <w:top w:w="40" w:type="dxa"/>
              <w:left w:w="40" w:type="dxa"/>
              <w:bottom w:w="40" w:type="dxa"/>
              <w:right w:w="40" w:type="dxa"/>
            </w:tcMar>
            <w:vAlign w:val="bottom"/>
          </w:tcPr>
          <w:p w14:paraId="33BC473A" w14:textId="77777777" w:rsidR="00175B3B" w:rsidRPr="00600238" w:rsidRDefault="00175B3B" w:rsidP="00600238">
            <w:pPr>
              <w:rPr>
                <w:del w:id="497" w:author="Eisuke Tokiwa" w:date="2025-12-15T17:43:00Z" w16du:dateUtc="2025-12-15T08:43:00Z"/>
                <w:sz w:val="16"/>
                <w:szCs w:val="16"/>
              </w:rPr>
            </w:pPr>
            <w:del w:id="498" w:author="Eisuke Tokiwa" w:date="2025-12-15T17:43:00Z" w16du:dateUtc="2025-12-15T08:43:00Z">
              <w:r w:rsidRPr="00600238">
                <w:rPr>
                  <w:rFonts w:eastAsia="Times New Roman"/>
                  <w:sz w:val="16"/>
                  <w:szCs w:val="16"/>
                </w:rPr>
                <w:delText>Liveliness</w:delText>
              </w:r>
            </w:del>
          </w:p>
        </w:tc>
        <w:tc>
          <w:tcPr>
            <w:tcW w:w="532" w:type="dxa"/>
            <w:tcBorders>
              <w:top w:val="nil"/>
              <w:left w:val="nil"/>
              <w:bottom w:val="nil"/>
              <w:right w:val="nil"/>
            </w:tcBorders>
            <w:tcMar>
              <w:top w:w="40" w:type="dxa"/>
              <w:left w:w="40" w:type="dxa"/>
              <w:bottom w:w="40" w:type="dxa"/>
              <w:right w:w="40" w:type="dxa"/>
            </w:tcMar>
            <w:vAlign w:val="bottom"/>
          </w:tcPr>
          <w:p w14:paraId="59053A69" w14:textId="77777777" w:rsidR="00175B3B" w:rsidRPr="00600238" w:rsidRDefault="00175B3B" w:rsidP="00600238">
            <w:pPr>
              <w:jc w:val="center"/>
              <w:rPr>
                <w:del w:id="499" w:author="Eisuke Tokiwa" w:date="2025-12-15T17:43:00Z" w16du:dateUtc="2025-12-15T08:43:00Z"/>
                <w:sz w:val="16"/>
                <w:szCs w:val="16"/>
              </w:rPr>
            </w:pPr>
            <w:del w:id="500" w:author="Eisuke Tokiwa" w:date="2025-12-15T17:43:00Z" w16du:dateUtc="2025-12-15T08:43:00Z">
              <w:r w:rsidRPr="00600238">
                <w:rPr>
                  <w:rFonts w:eastAsia="Times New Roman"/>
                  <w:sz w:val="16"/>
                  <w:szCs w:val="16"/>
                </w:rPr>
                <w:delText>3.00</w:delText>
              </w:r>
            </w:del>
          </w:p>
        </w:tc>
        <w:tc>
          <w:tcPr>
            <w:tcW w:w="532" w:type="dxa"/>
            <w:tcBorders>
              <w:top w:val="nil"/>
              <w:left w:val="nil"/>
              <w:bottom w:val="nil"/>
              <w:right w:val="nil"/>
            </w:tcBorders>
            <w:tcMar>
              <w:top w:w="40" w:type="dxa"/>
              <w:left w:w="40" w:type="dxa"/>
              <w:bottom w:w="40" w:type="dxa"/>
              <w:right w:w="40" w:type="dxa"/>
            </w:tcMar>
            <w:vAlign w:val="bottom"/>
          </w:tcPr>
          <w:p w14:paraId="389EACC8" w14:textId="77777777" w:rsidR="00175B3B" w:rsidRPr="00600238" w:rsidRDefault="00175B3B" w:rsidP="00600238">
            <w:pPr>
              <w:jc w:val="center"/>
              <w:rPr>
                <w:del w:id="501" w:author="Eisuke Tokiwa" w:date="2025-12-15T17:43:00Z" w16du:dateUtc="2025-12-15T08:43:00Z"/>
                <w:sz w:val="16"/>
                <w:szCs w:val="16"/>
              </w:rPr>
            </w:pPr>
            <w:del w:id="502" w:author="Eisuke Tokiwa" w:date="2025-12-15T17:43:00Z" w16du:dateUtc="2025-12-15T08:43:00Z">
              <w:r w:rsidRPr="00600238">
                <w:rPr>
                  <w:rFonts w:eastAsia="Times New Roman"/>
                  <w:sz w:val="16"/>
                  <w:szCs w:val="16"/>
                </w:rPr>
                <w:delText>2.86</w:delText>
              </w:r>
            </w:del>
          </w:p>
        </w:tc>
        <w:tc>
          <w:tcPr>
            <w:tcW w:w="532" w:type="dxa"/>
            <w:tcBorders>
              <w:top w:val="nil"/>
              <w:left w:val="nil"/>
              <w:bottom w:val="nil"/>
              <w:right w:val="nil"/>
            </w:tcBorders>
            <w:tcMar>
              <w:top w:w="40" w:type="dxa"/>
              <w:left w:w="40" w:type="dxa"/>
              <w:bottom w:w="40" w:type="dxa"/>
              <w:right w:w="40" w:type="dxa"/>
            </w:tcMar>
            <w:vAlign w:val="bottom"/>
          </w:tcPr>
          <w:p w14:paraId="3A5737F1" w14:textId="77777777" w:rsidR="00175B3B" w:rsidRPr="00600238" w:rsidRDefault="00175B3B" w:rsidP="00600238">
            <w:pPr>
              <w:jc w:val="center"/>
              <w:rPr>
                <w:del w:id="503" w:author="Eisuke Tokiwa" w:date="2025-12-15T17:43:00Z" w16du:dateUtc="2025-12-15T08:43:00Z"/>
                <w:sz w:val="16"/>
                <w:szCs w:val="16"/>
              </w:rPr>
            </w:pPr>
            <w:del w:id="504" w:author="Eisuke Tokiwa" w:date="2025-12-15T17:43:00Z" w16du:dateUtc="2025-12-15T08:43:00Z">
              <w:r w:rsidRPr="00600238">
                <w:rPr>
                  <w:rFonts w:eastAsia="Times New Roman"/>
                  <w:sz w:val="16"/>
                  <w:szCs w:val="16"/>
                </w:rPr>
                <w:delText>1.16</w:delText>
              </w:r>
            </w:del>
          </w:p>
        </w:tc>
        <w:tc>
          <w:tcPr>
            <w:tcW w:w="532" w:type="dxa"/>
            <w:tcBorders>
              <w:top w:val="nil"/>
              <w:left w:val="nil"/>
              <w:bottom w:val="nil"/>
              <w:right w:val="nil"/>
            </w:tcBorders>
            <w:tcMar>
              <w:top w:w="40" w:type="dxa"/>
              <w:left w:w="40" w:type="dxa"/>
              <w:bottom w:w="40" w:type="dxa"/>
              <w:right w:w="40" w:type="dxa"/>
            </w:tcMar>
            <w:vAlign w:val="bottom"/>
          </w:tcPr>
          <w:p w14:paraId="3F09F6BC" w14:textId="77777777" w:rsidR="00175B3B" w:rsidRPr="00600238" w:rsidRDefault="00175B3B" w:rsidP="00600238">
            <w:pPr>
              <w:jc w:val="center"/>
              <w:rPr>
                <w:del w:id="505" w:author="Eisuke Tokiwa" w:date="2025-12-15T17:43:00Z" w16du:dateUtc="2025-12-15T08:43:00Z"/>
                <w:sz w:val="16"/>
                <w:szCs w:val="16"/>
              </w:rPr>
            </w:pPr>
            <w:del w:id="506" w:author="Eisuke Tokiwa" w:date="2025-12-15T17:43:00Z" w16du:dateUtc="2025-12-15T08:43:00Z">
              <w:r w:rsidRPr="00600238">
                <w:rPr>
                  <w:rFonts w:eastAsia="Times New Roman"/>
                  <w:sz w:val="16"/>
                  <w:szCs w:val="16"/>
                </w:rPr>
                <w:delText>1.34</w:delText>
              </w:r>
            </w:del>
          </w:p>
        </w:tc>
        <w:tc>
          <w:tcPr>
            <w:tcW w:w="532" w:type="dxa"/>
            <w:tcBorders>
              <w:top w:val="nil"/>
              <w:left w:val="nil"/>
              <w:bottom w:val="nil"/>
              <w:right w:val="nil"/>
            </w:tcBorders>
            <w:tcMar>
              <w:top w:w="40" w:type="dxa"/>
              <w:left w:w="40" w:type="dxa"/>
              <w:bottom w:w="40" w:type="dxa"/>
              <w:right w:w="40" w:type="dxa"/>
            </w:tcMar>
            <w:vAlign w:val="bottom"/>
          </w:tcPr>
          <w:p w14:paraId="7C4B707F" w14:textId="77777777" w:rsidR="00175B3B" w:rsidRPr="00600238" w:rsidRDefault="00175B3B" w:rsidP="00600238">
            <w:pPr>
              <w:jc w:val="center"/>
              <w:rPr>
                <w:del w:id="507" w:author="Eisuke Tokiwa" w:date="2025-12-15T17:43:00Z" w16du:dateUtc="2025-12-15T08:43:00Z"/>
                <w:sz w:val="16"/>
                <w:szCs w:val="16"/>
              </w:rPr>
            </w:pPr>
            <w:del w:id="508" w:author="Eisuke Tokiwa" w:date="2025-12-15T17:43:00Z" w16du:dateUtc="2025-12-15T08:43:00Z">
              <w:r w:rsidRPr="00600238">
                <w:rPr>
                  <w:rFonts w:eastAsia="Times New Roman"/>
                  <w:sz w:val="16"/>
                  <w:szCs w:val="16"/>
                </w:rPr>
                <w:delText>.11</w:delText>
              </w:r>
            </w:del>
          </w:p>
        </w:tc>
        <w:tc>
          <w:tcPr>
            <w:tcW w:w="535" w:type="dxa"/>
            <w:tcBorders>
              <w:top w:val="nil"/>
              <w:left w:val="nil"/>
              <w:bottom w:val="nil"/>
              <w:right w:val="nil"/>
            </w:tcBorders>
            <w:tcMar>
              <w:top w:w="40" w:type="dxa"/>
              <w:left w:w="40" w:type="dxa"/>
              <w:bottom w:w="40" w:type="dxa"/>
              <w:right w:w="40" w:type="dxa"/>
            </w:tcMar>
            <w:vAlign w:val="bottom"/>
          </w:tcPr>
          <w:p w14:paraId="7527AF0C" w14:textId="77777777" w:rsidR="00175B3B" w:rsidRPr="00600238" w:rsidRDefault="00175B3B" w:rsidP="00600238">
            <w:pPr>
              <w:jc w:val="center"/>
              <w:rPr>
                <w:del w:id="509" w:author="Eisuke Tokiwa" w:date="2025-12-15T17:43:00Z" w16du:dateUtc="2025-12-15T08:43:00Z"/>
                <w:sz w:val="16"/>
                <w:szCs w:val="16"/>
              </w:rPr>
            </w:pPr>
            <w:del w:id="510" w:author="Eisuke Tokiwa" w:date="2025-12-15T17:43:00Z" w16du:dateUtc="2025-12-15T08:43:00Z">
              <w:r w:rsidRPr="00600238">
                <w:rPr>
                  <w:rFonts w:eastAsia="Times New Roman"/>
                  <w:sz w:val="16"/>
                  <w:szCs w:val="16"/>
                </w:rPr>
                <w:delText>-.94</w:delText>
              </w:r>
            </w:del>
          </w:p>
        </w:tc>
      </w:tr>
      <w:tr w:rsidR="00175B3B" w:rsidRPr="00600238" w14:paraId="1251FBC4" w14:textId="77777777" w:rsidTr="00175B3B">
        <w:trPr>
          <w:trHeight w:val="315"/>
          <w:jc w:val="center"/>
          <w:del w:id="511" w:author="Eisuke Tokiwa" w:date="2025-12-15T17:43:00Z"/>
        </w:trPr>
        <w:tc>
          <w:tcPr>
            <w:tcW w:w="872" w:type="dxa"/>
            <w:tcBorders>
              <w:top w:val="nil"/>
              <w:left w:val="nil"/>
              <w:bottom w:val="nil"/>
              <w:right w:val="nil"/>
            </w:tcBorders>
            <w:tcMar>
              <w:top w:w="40" w:type="dxa"/>
              <w:left w:w="40" w:type="dxa"/>
              <w:bottom w:w="40" w:type="dxa"/>
              <w:right w:w="40" w:type="dxa"/>
            </w:tcMar>
            <w:vAlign w:val="bottom"/>
          </w:tcPr>
          <w:p w14:paraId="76ED19AF" w14:textId="77777777" w:rsidR="00175B3B" w:rsidRPr="00600238" w:rsidRDefault="00175B3B" w:rsidP="00600238">
            <w:pPr>
              <w:rPr>
                <w:del w:id="512" w:author="Eisuke Tokiwa" w:date="2025-12-15T17:43:00Z" w16du:dateUtc="2025-12-15T08:43:00Z"/>
                <w:sz w:val="16"/>
                <w:szCs w:val="16"/>
              </w:rPr>
            </w:pPr>
            <w:del w:id="513" w:author="Eisuke Tokiwa" w:date="2025-12-15T17:43:00Z" w16du:dateUtc="2025-12-15T08:43:00Z">
              <w:r w:rsidRPr="00600238">
                <w:rPr>
                  <w:rFonts w:eastAsia="Times New Roman"/>
                  <w:sz w:val="16"/>
                  <w:szCs w:val="16"/>
                </w:rPr>
                <w:delText>Forgiveness</w:delText>
              </w:r>
            </w:del>
          </w:p>
        </w:tc>
        <w:tc>
          <w:tcPr>
            <w:tcW w:w="532" w:type="dxa"/>
            <w:tcBorders>
              <w:top w:val="nil"/>
              <w:left w:val="nil"/>
              <w:bottom w:val="nil"/>
              <w:right w:val="nil"/>
            </w:tcBorders>
            <w:tcMar>
              <w:top w:w="40" w:type="dxa"/>
              <w:left w:w="40" w:type="dxa"/>
              <w:bottom w:w="40" w:type="dxa"/>
              <w:right w:w="40" w:type="dxa"/>
            </w:tcMar>
            <w:vAlign w:val="bottom"/>
          </w:tcPr>
          <w:p w14:paraId="00FF3DEC" w14:textId="77777777" w:rsidR="00175B3B" w:rsidRPr="00600238" w:rsidRDefault="00175B3B" w:rsidP="00600238">
            <w:pPr>
              <w:jc w:val="center"/>
              <w:rPr>
                <w:del w:id="514" w:author="Eisuke Tokiwa" w:date="2025-12-15T17:43:00Z" w16du:dateUtc="2025-12-15T08:43:00Z"/>
                <w:sz w:val="16"/>
                <w:szCs w:val="16"/>
              </w:rPr>
            </w:pPr>
            <w:del w:id="515" w:author="Eisuke Tokiwa" w:date="2025-12-15T17:43:00Z" w16du:dateUtc="2025-12-15T08:43:00Z">
              <w:r w:rsidRPr="00600238">
                <w:rPr>
                  <w:rFonts w:eastAsia="Times New Roman"/>
                  <w:sz w:val="16"/>
                  <w:szCs w:val="16"/>
                </w:rPr>
                <w:delText>2.00</w:delText>
              </w:r>
            </w:del>
          </w:p>
        </w:tc>
        <w:tc>
          <w:tcPr>
            <w:tcW w:w="532" w:type="dxa"/>
            <w:tcBorders>
              <w:top w:val="nil"/>
              <w:left w:val="nil"/>
              <w:bottom w:val="nil"/>
              <w:right w:val="nil"/>
            </w:tcBorders>
            <w:tcMar>
              <w:top w:w="40" w:type="dxa"/>
              <w:left w:w="40" w:type="dxa"/>
              <w:bottom w:w="40" w:type="dxa"/>
              <w:right w:w="40" w:type="dxa"/>
            </w:tcMar>
            <w:vAlign w:val="bottom"/>
          </w:tcPr>
          <w:p w14:paraId="5AF73736" w14:textId="77777777" w:rsidR="00175B3B" w:rsidRPr="00600238" w:rsidRDefault="00175B3B" w:rsidP="00600238">
            <w:pPr>
              <w:jc w:val="center"/>
              <w:rPr>
                <w:del w:id="516" w:author="Eisuke Tokiwa" w:date="2025-12-15T17:43:00Z" w16du:dateUtc="2025-12-15T08:43:00Z"/>
                <w:sz w:val="16"/>
                <w:szCs w:val="16"/>
              </w:rPr>
            </w:pPr>
            <w:del w:id="517" w:author="Eisuke Tokiwa" w:date="2025-12-15T17:43:00Z" w16du:dateUtc="2025-12-15T08:43:00Z">
              <w:r w:rsidRPr="00600238">
                <w:rPr>
                  <w:rFonts w:eastAsia="Times New Roman"/>
                  <w:sz w:val="16"/>
                  <w:szCs w:val="16"/>
                </w:rPr>
                <w:delText>2.09</w:delText>
              </w:r>
            </w:del>
          </w:p>
        </w:tc>
        <w:tc>
          <w:tcPr>
            <w:tcW w:w="532" w:type="dxa"/>
            <w:tcBorders>
              <w:top w:val="nil"/>
              <w:left w:val="nil"/>
              <w:bottom w:val="nil"/>
              <w:right w:val="nil"/>
            </w:tcBorders>
            <w:tcMar>
              <w:top w:w="40" w:type="dxa"/>
              <w:left w:w="40" w:type="dxa"/>
              <w:bottom w:w="40" w:type="dxa"/>
              <w:right w:w="40" w:type="dxa"/>
            </w:tcMar>
            <w:vAlign w:val="bottom"/>
          </w:tcPr>
          <w:p w14:paraId="590E0076" w14:textId="77777777" w:rsidR="00175B3B" w:rsidRPr="00600238" w:rsidRDefault="00175B3B" w:rsidP="00600238">
            <w:pPr>
              <w:jc w:val="center"/>
              <w:rPr>
                <w:del w:id="518" w:author="Eisuke Tokiwa" w:date="2025-12-15T17:43:00Z" w16du:dateUtc="2025-12-15T08:43:00Z"/>
                <w:sz w:val="16"/>
                <w:szCs w:val="16"/>
              </w:rPr>
            </w:pPr>
            <w:del w:id="519" w:author="Eisuke Tokiwa" w:date="2025-12-15T17:43:00Z" w16du:dateUtc="2025-12-15T08:43:00Z">
              <w:r w:rsidRPr="00600238">
                <w:rPr>
                  <w:rFonts w:eastAsia="Times New Roman"/>
                  <w:sz w:val="16"/>
                  <w:szCs w:val="16"/>
                </w:rPr>
                <w:delText>1.08</w:delText>
              </w:r>
            </w:del>
          </w:p>
        </w:tc>
        <w:tc>
          <w:tcPr>
            <w:tcW w:w="532" w:type="dxa"/>
            <w:tcBorders>
              <w:top w:val="nil"/>
              <w:left w:val="nil"/>
              <w:bottom w:val="nil"/>
              <w:right w:val="nil"/>
            </w:tcBorders>
            <w:tcMar>
              <w:top w:w="40" w:type="dxa"/>
              <w:left w:w="40" w:type="dxa"/>
              <w:bottom w:w="40" w:type="dxa"/>
              <w:right w:w="40" w:type="dxa"/>
            </w:tcMar>
            <w:vAlign w:val="bottom"/>
          </w:tcPr>
          <w:p w14:paraId="09349F1D" w14:textId="77777777" w:rsidR="00175B3B" w:rsidRPr="00600238" w:rsidRDefault="00175B3B" w:rsidP="00600238">
            <w:pPr>
              <w:jc w:val="center"/>
              <w:rPr>
                <w:del w:id="520" w:author="Eisuke Tokiwa" w:date="2025-12-15T17:43:00Z" w16du:dateUtc="2025-12-15T08:43:00Z"/>
                <w:sz w:val="16"/>
                <w:szCs w:val="16"/>
              </w:rPr>
            </w:pPr>
            <w:del w:id="521" w:author="Eisuke Tokiwa" w:date="2025-12-15T17:43:00Z" w16du:dateUtc="2025-12-15T08:43:00Z">
              <w:r w:rsidRPr="00600238">
                <w:rPr>
                  <w:rFonts w:eastAsia="Times New Roman"/>
                  <w:sz w:val="16"/>
                  <w:szCs w:val="16"/>
                </w:rPr>
                <w:delText>1.16</w:delText>
              </w:r>
            </w:del>
          </w:p>
        </w:tc>
        <w:tc>
          <w:tcPr>
            <w:tcW w:w="532" w:type="dxa"/>
            <w:tcBorders>
              <w:top w:val="nil"/>
              <w:left w:val="nil"/>
              <w:bottom w:val="nil"/>
              <w:right w:val="nil"/>
            </w:tcBorders>
            <w:tcMar>
              <w:top w:w="40" w:type="dxa"/>
              <w:left w:w="40" w:type="dxa"/>
              <w:bottom w:w="40" w:type="dxa"/>
              <w:right w:w="40" w:type="dxa"/>
            </w:tcMar>
            <w:vAlign w:val="bottom"/>
          </w:tcPr>
          <w:p w14:paraId="42C8D2C2" w14:textId="77777777" w:rsidR="00175B3B" w:rsidRPr="00600238" w:rsidRDefault="00175B3B" w:rsidP="00600238">
            <w:pPr>
              <w:jc w:val="center"/>
              <w:rPr>
                <w:del w:id="522" w:author="Eisuke Tokiwa" w:date="2025-12-15T17:43:00Z" w16du:dateUtc="2025-12-15T08:43:00Z"/>
                <w:sz w:val="16"/>
                <w:szCs w:val="16"/>
              </w:rPr>
            </w:pPr>
            <w:del w:id="523" w:author="Eisuke Tokiwa" w:date="2025-12-15T17:43:00Z" w16du:dateUtc="2025-12-15T08:43:00Z">
              <w:r w:rsidRPr="00600238">
                <w:rPr>
                  <w:rFonts w:eastAsia="Times New Roman"/>
                  <w:sz w:val="16"/>
                  <w:szCs w:val="16"/>
                </w:rPr>
                <w:delText>.84</w:delText>
              </w:r>
            </w:del>
          </w:p>
        </w:tc>
        <w:tc>
          <w:tcPr>
            <w:tcW w:w="535" w:type="dxa"/>
            <w:tcBorders>
              <w:top w:val="nil"/>
              <w:left w:val="nil"/>
              <w:bottom w:val="nil"/>
              <w:right w:val="nil"/>
            </w:tcBorders>
            <w:tcMar>
              <w:top w:w="40" w:type="dxa"/>
              <w:left w:w="40" w:type="dxa"/>
              <w:bottom w:w="40" w:type="dxa"/>
              <w:right w:w="40" w:type="dxa"/>
            </w:tcMar>
            <w:vAlign w:val="bottom"/>
          </w:tcPr>
          <w:p w14:paraId="2D4A314C" w14:textId="77777777" w:rsidR="00175B3B" w:rsidRPr="00600238" w:rsidRDefault="00175B3B" w:rsidP="00600238">
            <w:pPr>
              <w:jc w:val="center"/>
              <w:rPr>
                <w:del w:id="524" w:author="Eisuke Tokiwa" w:date="2025-12-15T17:43:00Z" w16du:dateUtc="2025-12-15T08:43:00Z"/>
                <w:sz w:val="16"/>
                <w:szCs w:val="16"/>
              </w:rPr>
            </w:pPr>
            <w:del w:id="525" w:author="Eisuke Tokiwa" w:date="2025-12-15T17:43:00Z" w16du:dateUtc="2025-12-15T08:43:00Z">
              <w:r w:rsidRPr="00600238">
                <w:rPr>
                  <w:rFonts w:eastAsia="Times New Roman"/>
                  <w:sz w:val="16"/>
                  <w:szCs w:val="16"/>
                </w:rPr>
                <w:delText>-.15</w:delText>
              </w:r>
            </w:del>
          </w:p>
        </w:tc>
      </w:tr>
      <w:tr w:rsidR="00175B3B" w:rsidRPr="00600238" w14:paraId="5CB5B15B" w14:textId="77777777" w:rsidTr="00175B3B">
        <w:trPr>
          <w:trHeight w:val="315"/>
          <w:jc w:val="center"/>
          <w:del w:id="526" w:author="Eisuke Tokiwa" w:date="2025-12-15T17:43:00Z"/>
        </w:trPr>
        <w:tc>
          <w:tcPr>
            <w:tcW w:w="872" w:type="dxa"/>
            <w:tcBorders>
              <w:top w:val="nil"/>
              <w:left w:val="nil"/>
              <w:bottom w:val="nil"/>
              <w:right w:val="nil"/>
            </w:tcBorders>
            <w:tcMar>
              <w:top w:w="40" w:type="dxa"/>
              <w:left w:w="40" w:type="dxa"/>
              <w:bottom w:w="40" w:type="dxa"/>
              <w:right w:w="40" w:type="dxa"/>
            </w:tcMar>
            <w:vAlign w:val="bottom"/>
          </w:tcPr>
          <w:p w14:paraId="6E3448CB" w14:textId="77777777" w:rsidR="00175B3B" w:rsidRPr="00600238" w:rsidRDefault="00175B3B" w:rsidP="00600238">
            <w:pPr>
              <w:rPr>
                <w:del w:id="527" w:author="Eisuke Tokiwa" w:date="2025-12-15T17:43:00Z" w16du:dateUtc="2025-12-15T08:43:00Z"/>
                <w:sz w:val="16"/>
                <w:szCs w:val="16"/>
              </w:rPr>
            </w:pPr>
            <w:del w:id="528" w:author="Eisuke Tokiwa" w:date="2025-12-15T17:43:00Z" w16du:dateUtc="2025-12-15T08:43:00Z">
              <w:r w:rsidRPr="00600238">
                <w:rPr>
                  <w:rFonts w:eastAsia="Times New Roman"/>
                  <w:sz w:val="16"/>
                  <w:szCs w:val="16"/>
                </w:rPr>
                <w:lastRenderedPageBreak/>
                <w:delText>Gentleness</w:delText>
              </w:r>
            </w:del>
          </w:p>
        </w:tc>
        <w:tc>
          <w:tcPr>
            <w:tcW w:w="532" w:type="dxa"/>
            <w:tcBorders>
              <w:top w:val="nil"/>
              <w:left w:val="nil"/>
              <w:bottom w:val="nil"/>
              <w:right w:val="nil"/>
            </w:tcBorders>
            <w:tcMar>
              <w:top w:w="40" w:type="dxa"/>
              <w:left w:w="40" w:type="dxa"/>
              <w:bottom w:w="40" w:type="dxa"/>
              <w:right w:w="40" w:type="dxa"/>
            </w:tcMar>
            <w:vAlign w:val="bottom"/>
          </w:tcPr>
          <w:p w14:paraId="66D99598" w14:textId="77777777" w:rsidR="00175B3B" w:rsidRPr="00600238" w:rsidRDefault="00175B3B" w:rsidP="00600238">
            <w:pPr>
              <w:jc w:val="center"/>
              <w:rPr>
                <w:del w:id="529" w:author="Eisuke Tokiwa" w:date="2025-12-15T17:43:00Z" w16du:dateUtc="2025-12-15T08:43:00Z"/>
                <w:sz w:val="16"/>
                <w:szCs w:val="16"/>
              </w:rPr>
            </w:pPr>
            <w:del w:id="530" w:author="Eisuke Tokiwa" w:date="2025-12-15T17:43:00Z" w16du:dateUtc="2025-12-15T08:43:00Z">
              <w:r w:rsidRPr="00600238">
                <w:rPr>
                  <w:rFonts w:eastAsia="Times New Roman"/>
                  <w:sz w:val="16"/>
                  <w:szCs w:val="16"/>
                </w:rPr>
                <w:delText>3.33</w:delText>
              </w:r>
            </w:del>
          </w:p>
        </w:tc>
        <w:tc>
          <w:tcPr>
            <w:tcW w:w="532" w:type="dxa"/>
            <w:tcBorders>
              <w:top w:val="nil"/>
              <w:left w:val="nil"/>
              <w:bottom w:val="nil"/>
              <w:right w:val="nil"/>
            </w:tcBorders>
            <w:tcMar>
              <w:top w:w="40" w:type="dxa"/>
              <w:left w:w="40" w:type="dxa"/>
              <w:bottom w:w="40" w:type="dxa"/>
              <w:right w:w="40" w:type="dxa"/>
            </w:tcMar>
            <w:vAlign w:val="bottom"/>
          </w:tcPr>
          <w:p w14:paraId="444CE02E" w14:textId="77777777" w:rsidR="00175B3B" w:rsidRPr="00600238" w:rsidRDefault="00175B3B" w:rsidP="00600238">
            <w:pPr>
              <w:jc w:val="center"/>
              <w:rPr>
                <w:del w:id="531" w:author="Eisuke Tokiwa" w:date="2025-12-15T17:43:00Z" w16du:dateUtc="2025-12-15T08:43:00Z"/>
                <w:sz w:val="16"/>
                <w:szCs w:val="16"/>
              </w:rPr>
            </w:pPr>
            <w:del w:id="532" w:author="Eisuke Tokiwa" w:date="2025-12-15T17:43:00Z" w16du:dateUtc="2025-12-15T08:43:00Z">
              <w:r w:rsidRPr="00600238">
                <w:rPr>
                  <w:rFonts w:eastAsia="Times New Roman"/>
                  <w:sz w:val="16"/>
                  <w:szCs w:val="16"/>
                </w:rPr>
                <w:delText>3.16</w:delText>
              </w:r>
            </w:del>
          </w:p>
        </w:tc>
        <w:tc>
          <w:tcPr>
            <w:tcW w:w="532" w:type="dxa"/>
            <w:tcBorders>
              <w:top w:val="nil"/>
              <w:left w:val="nil"/>
              <w:bottom w:val="nil"/>
              <w:right w:val="nil"/>
            </w:tcBorders>
            <w:tcMar>
              <w:top w:w="40" w:type="dxa"/>
              <w:left w:w="40" w:type="dxa"/>
              <w:bottom w:w="40" w:type="dxa"/>
              <w:right w:w="40" w:type="dxa"/>
            </w:tcMar>
            <w:vAlign w:val="bottom"/>
          </w:tcPr>
          <w:p w14:paraId="54411722" w14:textId="77777777" w:rsidR="00175B3B" w:rsidRPr="00600238" w:rsidRDefault="00175B3B" w:rsidP="00600238">
            <w:pPr>
              <w:jc w:val="center"/>
              <w:rPr>
                <w:del w:id="533" w:author="Eisuke Tokiwa" w:date="2025-12-15T17:43:00Z" w16du:dateUtc="2025-12-15T08:43:00Z"/>
                <w:sz w:val="16"/>
                <w:szCs w:val="16"/>
              </w:rPr>
            </w:pPr>
            <w:del w:id="534" w:author="Eisuke Tokiwa" w:date="2025-12-15T17:43:00Z" w16du:dateUtc="2025-12-15T08:43:00Z">
              <w:r w:rsidRPr="00600238">
                <w:rPr>
                  <w:rFonts w:eastAsia="Times New Roman"/>
                  <w:sz w:val="16"/>
                  <w:szCs w:val="16"/>
                </w:rPr>
                <w:delText>1.05</w:delText>
              </w:r>
            </w:del>
          </w:p>
        </w:tc>
        <w:tc>
          <w:tcPr>
            <w:tcW w:w="532" w:type="dxa"/>
            <w:tcBorders>
              <w:top w:val="nil"/>
              <w:left w:val="nil"/>
              <w:bottom w:val="nil"/>
              <w:right w:val="nil"/>
            </w:tcBorders>
            <w:tcMar>
              <w:top w:w="40" w:type="dxa"/>
              <w:left w:w="40" w:type="dxa"/>
              <w:bottom w:w="40" w:type="dxa"/>
              <w:right w:w="40" w:type="dxa"/>
            </w:tcMar>
            <w:vAlign w:val="bottom"/>
          </w:tcPr>
          <w:p w14:paraId="602145B2" w14:textId="77777777" w:rsidR="00175B3B" w:rsidRPr="00600238" w:rsidRDefault="00175B3B" w:rsidP="00600238">
            <w:pPr>
              <w:jc w:val="center"/>
              <w:rPr>
                <w:del w:id="535" w:author="Eisuke Tokiwa" w:date="2025-12-15T17:43:00Z" w16du:dateUtc="2025-12-15T08:43:00Z"/>
                <w:sz w:val="16"/>
                <w:szCs w:val="16"/>
              </w:rPr>
            </w:pPr>
            <w:del w:id="536" w:author="Eisuke Tokiwa" w:date="2025-12-15T17:43:00Z" w16du:dateUtc="2025-12-15T08:43:00Z">
              <w:r w:rsidRPr="00600238">
                <w:rPr>
                  <w:rFonts w:eastAsia="Times New Roman"/>
                  <w:sz w:val="16"/>
                  <w:szCs w:val="16"/>
                </w:rPr>
                <w:delText>1.11</w:delText>
              </w:r>
            </w:del>
          </w:p>
        </w:tc>
        <w:tc>
          <w:tcPr>
            <w:tcW w:w="532" w:type="dxa"/>
            <w:tcBorders>
              <w:top w:val="nil"/>
              <w:left w:val="nil"/>
              <w:bottom w:val="nil"/>
              <w:right w:val="nil"/>
            </w:tcBorders>
            <w:tcMar>
              <w:top w:w="40" w:type="dxa"/>
              <w:left w:w="40" w:type="dxa"/>
              <w:bottom w:w="40" w:type="dxa"/>
              <w:right w:w="40" w:type="dxa"/>
            </w:tcMar>
            <w:vAlign w:val="bottom"/>
          </w:tcPr>
          <w:p w14:paraId="777BAF67" w14:textId="77777777" w:rsidR="00175B3B" w:rsidRPr="00600238" w:rsidRDefault="00175B3B" w:rsidP="00600238">
            <w:pPr>
              <w:jc w:val="center"/>
              <w:rPr>
                <w:del w:id="537" w:author="Eisuke Tokiwa" w:date="2025-12-15T17:43:00Z" w16du:dateUtc="2025-12-15T08:43:00Z"/>
                <w:sz w:val="16"/>
                <w:szCs w:val="16"/>
              </w:rPr>
            </w:pPr>
            <w:del w:id="538" w:author="Eisuke Tokiwa" w:date="2025-12-15T17:43:00Z" w16du:dateUtc="2025-12-15T08:43:00Z">
              <w:r w:rsidRPr="00600238">
                <w:rPr>
                  <w:rFonts w:eastAsia="Times New Roman"/>
                  <w:sz w:val="16"/>
                  <w:szCs w:val="16"/>
                </w:rPr>
                <w:delText>-.20</w:delText>
              </w:r>
            </w:del>
          </w:p>
        </w:tc>
        <w:tc>
          <w:tcPr>
            <w:tcW w:w="535" w:type="dxa"/>
            <w:tcBorders>
              <w:top w:val="nil"/>
              <w:left w:val="nil"/>
              <w:bottom w:val="nil"/>
              <w:right w:val="nil"/>
            </w:tcBorders>
            <w:tcMar>
              <w:top w:w="40" w:type="dxa"/>
              <w:left w:w="40" w:type="dxa"/>
              <w:bottom w:w="40" w:type="dxa"/>
              <w:right w:w="40" w:type="dxa"/>
            </w:tcMar>
            <w:vAlign w:val="bottom"/>
          </w:tcPr>
          <w:p w14:paraId="5F04F847" w14:textId="77777777" w:rsidR="00175B3B" w:rsidRPr="00600238" w:rsidRDefault="00175B3B" w:rsidP="00600238">
            <w:pPr>
              <w:jc w:val="center"/>
              <w:rPr>
                <w:del w:id="539" w:author="Eisuke Tokiwa" w:date="2025-12-15T17:43:00Z" w16du:dateUtc="2025-12-15T08:43:00Z"/>
                <w:sz w:val="16"/>
                <w:szCs w:val="16"/>
              </w:rPr>
            </w:pPr>
            <w:del w:id="540" w:author="Eisuke Tokiwa" w:date="2025-12-15T17:43:00Z" w16du:dateUtc="2025-12-15T08:43:00Z">
              <w:r w:rsidRPr="00600238">
                <w:rPr>
                  <w:rFonts w:eastAsia="Times New Roman"/>
                  <w:sz w:val="16"/>
                  <w:szCs w:val="16"/>
                </w:rPr>
                <w:delText>-.78</w:delText>
              </w:r>
            </w:del>
          </w:p>
        </w:tc>
      </w:tr>
      <w:tr w:rsidR="00175B3B" w:rsidRPr="00600238" w14:paraId="4C14B0A7" w14:textId="77777777" w:rsidTr="00175B3B">
        <w:trPr>
          <w:trHeight w:val="315"/>
          <w:jc w:val="center"/>
          <w:del w:id="541" w:author="Eisuke Tokiwa" w:date="2025-12-15T17:43:00Z"/>
        </w:trPr>
        <w:tc>
          <w:tcPr>
            <w:tcW w:w="872" w:type="dxa"/>
            <w:tcBorders>
              <w:top w:val="nil"/>
              <w:left w:val="nil"/>
              <w:bottom w:val="nil"/>
              <w:right w:val="nil"/>
            </w:tcBorders>
            <w:tcMar>
              <w:top w:w="40" w:type="dxa"/>
              <w:left w:w="40" w:type="dxa"/>
              <w:bottom w:w="40" w:type="dxa"/>
              <w:right w:w="40" w:type="dxa"/>
            </w:tcMar>
            <w:vAlign w:val="bottom"/>
          </w:tcPr>
          <w:p w14:paraId="4161C9AC" w14:textId="77777777" w:rsidR="00175B3B" w:rsidRPr="00600238" w:rsidRDefault="00175B3B" w:rsidP="00600238">
            <w:pPr>
              <w:rPr>
                <w:del w:id="542" w:author="Eisuke Tokiwa" w:date="2025-12-15T17:43:00Z" w16du:dateUtc="2025-12-15T08:43:00Z"/>
                <w:sz w:val="16"/>
                <w:szCs w:val="16"/>
              </w:rPr>
            </w:pPr>
            <w:del w:id="543" w:author="Eisuke Tokiwa" w:date="2025-12-15T17:43:00Z" w16du:dateUtc="2025-12-15T08:43:00Z">
              <w:r w:rsidRPr="00600238">
                <w:rPr>
                  <w:rFonts w:eastAsia="Times New Roman"/>
                  <w:sz w:val="16"/>
                  <w:szCs w:val="16"/>
                </w:rPr>
                <w:delText>Flexibility</w:delText>
              </w:r>
            </w:del>
          </w:p>
        </w:tc>
        <w:tc>
          <w:tcPr>
            <w:tcW w:w="532" w:type="dxa"/>
            <w:tcBorders>
              <w:top w:val="nil"/>
              <w:left w:val="nil"/>
              <w:bottom w:val="nil"/>
              <w:right w:val="nil"/>
            </w:tcBorders>
            <w:tcMar>
              <w:top w:w="40" w:type="dxa"/>
              <w:left w:w="40" w:type="dxa"/>
              <w:bottom w:w="40" w:type="dxa"/>
              <w:right w:w="40" w:type="dxa"/>
            </w:tcMar>
            <w:vAlign w:val="bottom"/>
          </w:tcPr>
          <w:p w14:paraId="5F82AE9D" w14:textId="77777777" w:rsidR="00175B3B" w:rsidRPr="00600238" w:rsidRDefault="00175B3B" w:rsidP="00600238">
            <w:pPr>
              <w:jc w:val="center"/>
              <w:rPr>
                <w:del w:id="544" w:author="Eisuke Tokiwa" w:date="2025-12-15T17:43:00Z" w16du:dateUtc="2025-12-15T08:43:00Z"/>
                <w:sz w:val="16"/>
                <w:szCs w:val="16"/>
              </w:rPr>
            </w:pPr>
            <w:del w:id="545" w:author="Eisuke Tokiwa" w:date="2025-12-15T17:43:00Z" w16du:dateUtc="2025-12-15T08:43:00Z">
              <w:r w:rsidRPr="00600238">
                <w:rPr>
                  <w:rFonts w:eastAsia="Times New Roman"/>
                  <w:sz w:val="16"/>
                  <w:szCs w:val="16"/>
                </w:rPr>
                <w:delText>3.00</w:delText>
              </w:r>
            </w:del>
          </w:p>
        </w:tc>
        <w:tc>
          <w:tcPr>
            <w:tcW w:w="532" w:type="dxa"/>
            <w:tcBorders>
              <w:top w:val="nil"/>
              <w:left w:val="nil"/>
              <w:bottom w:val="nil"/>
              <w:right w:val="nil"/>
            </w:tcBorders>
            <w:tcMar>
              <w:top w:w="40" w:type="dxa"/>
              <w:left w:w="40" w:type="dxa"/>
              <w:bottom w:w="40" w:type="dxa"/>
              <w:right w:w="40" w:type="dxa"/>
            </w:tcMar>
            <w:vAlign w:val="bottom"/>
          </w:tcPr>
          <w:p w14:paraId="3371A2CA" w14:textId="77777777" w:rsidR="00175B3B" w:rsidRPr="00600238" w:rsidRDefault="00175B3B" w:rsidP="00600238">
            <w:pPr>
              <w:jc w:val="center"/>
              <w:rPr>
                <w:del w:id="546" w:author="Eisuke Tokiwa" w:date="2025-12-15T17:43:00Z" w16du:dateUtc="2025-12-15T08:43:00Z"/>
                <w:sz w:val="16"/>
                <w:szCs w:val="16"/>
              </w:rPr>
            </w:pPr>
            <w:del w:id="547" w:author="Eisuke Tokiwa" w:date="2025-12-15T17:43:00Z" w16du:dateUtc="2025-12-15T08:43:00Z">
              <w:r w:rsidRPr="00600238">
                <w:rPr>
                  <w:rFonts w:eastAsia="Times New Roman"/>
                  <w:sz w:val="16"/>
                  <w:szCs w:val="16"/>
                </w:rPr>
                <w:delText>3.08</w:delText>
              </w:r>
            </w:del>
          </w:p>
        </w:tc>
        <w:tc>
          <w:tcPr>
            <w:tcW w:w="532" w:type="dxa"/>
            <w:tcBorders>
              <w:top w:val="nil"/>
              <w:left w:val="nil"/>
              <w:bottom w:val="nil"/>
              <w:right w:val="nil"/>
            </w:tcBorders>
            <w:tcMar>
              <w:top w:w="40" w:type="dxa"/>
              <w:left w:w="40" w:type="dxa"/>
              <w:bottom w:w="40" w:type="dxa"/>
              <w:right w:w="40" w:type="dxa"/>
            </w:tcMar>
            <w:vAlign w:val="bottom"/>
          </w:tcPr>
          <w:p w14:paraId="297EEC7C" w14:textId="77777777" w:rsidR="00175B3B" w:rsidRPr="00600238" w:rsidRDefault="00175B3B" w:rsidP="00600238">
            <w:pPr>
              <w:jc w:val="center"/>
              <w:rPr>
                <w:del w:id="548" w:author="Eisuke Tokiwa" w:date="2025-12-15T17:43:00Z" w16du:dateUtc="2025-12-15T08:43:00Z"/>
                <w:sz w:val="16"/>
                <w:szCs w:val="16"/>
              </w:rPr>
            </w:pPr>
            <w:del w:id="549" w:author="Eisuke Tokiwa" w:date="2025-12-15T17:43:00Z" w16du:dateUtc="2025-12-15T08:43:00Z">
              <w:r w:rsidRPr="00600238">
                <w:rPr>
                  <w:rFonts w:eastAsia="Times New Roman"/>
                  <w:sz w:val="16"/>
                  <w:szCs w:val="16"/>
                </w:rPr>
                <w:delText>.93</w:delText>
              </w:r>
            </w:del>
          </w:p>
        </w:tc>
        <w:tc>
          <w:tcPr>
            <w:tcW w:w="532" w:type="dxa"/>
            <w:tcBorders>
              <w:top w:val="nil"/>
              <w:left w:val="nil"/>
              <w:bottom w:val="nil"/>
              <w:right w:val="nil"/>
            </w:tcBorders>
            <w:tcMar>
              <w:top w:w="40" w:type="dxa"/>
              <w:left w:w="40" w:type="dxa"/>
              <w:bottom w:w="40" w:type="dxa"/>
              <w:right w:w="40" w:type="dxa"/>
            </w:tcMar>
            <w:vAlign w:val="bottom"/>
          </w:tcPr>
          <w:p w14:paraId="0543275E" w14:textId="77777777" w:rsidR="00175B3B" w:rsidRPr="00600238" w:rsidRDefault="00175B3B" w:rsidP="00600238">
            <w:pPr>
              <w:jc w:val="center"/>
              <w:rPr>
                <w:del w:id="550" w:author="Eisuke Tokiwa" w:date="2025-12-15T17:43:00Z" w16du:dateUtc="2025-12-15T08:43:00Z"/>
                <w:sz w:val="16"/>
                <w:szCs w:val="16"/>
              </w:rPr>
            </w:pPr>
            <w:del w:id="551" w:author="Eisuke Tokiwa" w:date="2025-12-15T17:43:00Z" w16du:dateUtc="2025-12-15T08:43:00Z">
              <w:r w:rsidRPr="00600238">
                <w:rPr>
                  <w:rFonts w:eastAsia="Times New Roman"/>
                  <w:sz w:val="16"/>
                  <w:szCs w:val="16"/>
                </w:rPr>
                <w:delText>.87</w:delText>
              </w:r>
            </w:del>
          </w:p>
        </w:tc>
        <w:tc>
          <w:tcPr>
            <w:tcW w:w="532" w:type="dxa"/>
            <w:tcBorders>
              <w:top w:val="nil"/>
              <w:left w:val="nil"/>
              <w:bottom w:val="nil"/>
              <w:right w:val="nil"/>
            </w:tcBorders>
            <w:tcMar>
              <w:top w:w="40" w:type="dxa"/>
              <w:left w:w="40" w:type="dxa"/>
              <w:bottom w:w="40" w:type="dxa"/>
              <w:right w:w="40" w:type="dxa"/>
            </w:tcMar>
            <w:vAlign w:val="bottom"/>
          </w:tcPr>
          <w:p w14:paraId="7C49FE36" w14:textId="77777777" w:rsidR="00175B3B" w:rsidRPr="00600238" w:rsidRDefault="00175B3B" w:rsidP="00600238">
            <w:pPr>
              <w:jc w:val="center"/>
              <w:rPr>
                <w:del w:id="552" w:author="Eisuke Tokiwa" w:date="2025-12-15T17:43:00Z" w16du:dateUtc="2025-12-15T08:43:00Z"/>
                <w:sz w:val="16"/>
                <w:szCs w:val="16"/>
              </w:rPr>
            </w:pPr>
            <w:del w:id="553" w:author="Eisuke Tokiwa" w:date="2025-12-15T17:43:00Z" w16du:dateUtc="2025-12-15T08:43:00Z">
              <w:r w:rsidRPr="00600238">
                <w:rPr>
                  <w:rFonts w:eastAsia="Times New Roman"/>
                  <w:sz w:val="16"/>
                  <w:szCs w:val="16"/>
                </w:rPr>
                <w:delText>-.11</w:delText>
              </w:r>
            </w:del>
          </w:p>
        </w:tc>
        <w:tc>
          <w:tcPr>
            <w:tcW w:w="535" w:type="dxa"/>
            <w:tcBorders>
              <w:top w:val="nil"/>
              <w:left w:val="nil"/>
              <w:bottom w:val="nil"/>
              <w:right w:val="nil"/>
            </w:tcBorders>
            <w:tcMar>
              <w:top w:w="40" w:type="dxa"/>
              <w:left w:w="40" w:type="dxa"/>
              <w:bottom w:w="40" w:type="dxa"/>
              <w:right w:w="40" w:type="dxa"/>
            </w:tcMar>
            <w:vAlign w:val="bottom"/>
          </w:tcPr>
          <w:p w14:paraId="3DAA5F3E" w14:textId="77777777" w:rsidR="00175B3B" w:rsidRPr="00600238" w:rsidRDefault="00175B3B" w:rsidP="00600238">
            <w:pPr>
              <w:jc w:val="center"/>
              <w:rPr>
                <w:del w:id="554" w:author="Eisuke Tokiwa" w:date="2025-12-15T17:43:00Z" w16du:dateUtc="2025-12-15T08:43:00Z"/>
                <w:sz w:val="16"/>
                <w:szCs w:val="16"/>
              </w:rPr>
            </w:pPr>
            <w:del w:id="555" w:author="Eisuke Tokiwa" w:date="2025-12-15T17:43:00Z" w16du:dateUtc="2025-12-15T08:43:00Z">
              <w:r w:rsidRPr="00600238">
                <w:rPr>
                  <w:rFonts w:eastAsia="Times New Roman"/>
                  <w:sz w:val="16"/>
                  <w:szCs w:val="16"/>
                </w:rPr>
                <w:delText>-.54</w:delText>
              </w:r>
            </w:del>
          </w:p>
        </w:tc>
      </w:tr>
      <w:tr w:rsidR="00175B3B" w:rsidRPr="00600238" w14:paraId="7392CCD7" w14:textId="77777777" w:rsidTr="00175B3B">
        <w:trPr>
          <w:trHeight w:val="315"/>
          <w:jc w:val="center"/>
          <w:del w:id="556" w:author="Eisuke Tokiwa" w:date="2025-12-15T17:43:00Z"/>
        </w:trPr>
        <w:tc>
          <w:tcPr>
            <w:tcW w:w="872" w:type="dxa"/>
            <w:tcBorders>
              <w:top w:val="nil"/>
              <w:left w:val="nil"/>
              <w:bottom w:val="nil"/>
              <w:right w:val="nil"/>
            </w:tcBorders>
            <w:tcMar>
              <w:top w:w="40" w:type="dxa"/>
              <w:left w:w="40" w:type="dxa"/>
              <w:bottom w:w="40" w:type="dxa"/>
              <w:right w:w="40" w:type="dxa"/>
            </w:tcMar>
            <w:vAlign w:val="bottom"/>
          </w:tcPr>
          <w:p w14:paraId="50C9DC6B" w14:textId="77777777" w:rsidR="00175B3B" w:rsidRPr="00600238" w:rsidRDefault="00175B3B" w:rsidP="00600238">
            <w:pPr>
              <w:rPr>
                <w:del w:id="557" w:author="Eisuke Tokiwa" w:date="2025-12-15T17:43:00Z" w16du:dateUtc="2025-12-15T08:43:00Z"/>
                <w:sz w:val="16"/>
                <w:szCs w:val="16"/>
              </w:rPr>
            </w:pPr>
            <w:del w:id="558" w:author="Eisuke Tokiwa" w:date="2025-12-15T17:43:00Z" w16du:dateUtc="2025-12-15T08:43:00Z">
              <w:r w:rsidRPr="00600238">
                <w:rPr>
                  <w:rFonts w:eastAsia="Times New Roman"/>
                  <w:sz w:val="16"/>
                  <w:szCs w:val="16"/>
                </w:rPr>
                <w:delText>Patience</w:delText>
              </w:r>
            </w:del>
          </w:p>
        </w:tc>
        <w:tc>
          <w:tcPr>
            <w:tcW w:w="532" w:type="dxa"/>
            <w:tcBorders>
              <w:top w:val="nil"/>
              <w:left w:val="nil"/>
              <w:bottom w:val="nil"/>
              <w:right w:val="nil"/>
            </w:tcBorders>
            <w:tcMar>
              <w:top w:w="40" w:type="dxa"/>
              <w:left w:w="40" w:type="dxa"/>
              <w:bottom w:w="40" w:type="dxa"/>
              <w:right w:w="40" w:type="dxa"/>
            </w:tcMar>
            <w:vAlign w:val="bottom"/>
          </w:tcPr>
          <w:p w14:paraId="6B19E855" w14:textId="77777777" w:rsidR="00175B3B" w:rsidRPr="00600238" w:rsidRDefault="00175B3B" w:rsidP="00600238">
            <w:pPr>
              <w:jc w:val="center"/>
              <w:rPr>
                <w:del w:id="559" w:author="Eisuke Tokiwa" w:date="2025-12-15T17:43:00Z" w16du:dateUtc="2025-12-15T08:43:00Z"/>
                <w:sz w:val="16"/>
                <w:szCs w:val="16"/>
              </w:rPr>
            </w:pPr>
            <w:del w:id="560" w:author="Eisuke Tokiwa" w:date="2025-12-15T17:43:00Z" w16du:dateUtc="2025-12-15T08:43:00Z">
              <w:r w:rsidRPr="00600238">
                <w:rPr>
                  <w:rFonts w:eastAsia="Times New Roman"/>
                  <w:sz w:val="16"/>
                  <w:szCs w:val="16"/>
                </w:rPr>
                <w:delText>3.50</w:delText>
              </w:r>
            </w:del>
          </w:p>
        </w:tc>
        <w:tc>
          <w:tcPr>
            <w:tcW w:w="532" w:type="dxa"/>
            <w:tcBorders>
              <w:top w:val="nil"/>
              <w:left w:val="nil"/>
              <w:bottom w:val="nil"/>
              <w:right w:val="nil"/>
            </w:tcBorders>
            <w:tcMar>
              <w:top w:w="40" w:type="dxa"/>
              <w:left w:w="40" w:type="dxa"/>
              <w:bottom w:w="40" w:type="dxa"/>
              <w:right w:w="40" w:type="dxa"/>
            </w:tcMar>
            <w:vAlign w:val="bottom"/>
          </w:tcPr>
          <w:p w14:paraId="5BF3018F" w14:textId="77777777" w:rsidR="00175B3B" w:rsidRPr="00600238" w:rsidRDefault="00175B3B" w:rsidP="00600238">
            <w:pPr>
              <w:jc w:val="center"/>
              <w:rPr>
                <w:del w:id="561" w:author="Eisuke Tokiwa" w:date="2025-12-15T17:43:00Z" w16du:dateUtc="2025-12-15T08:43:00Z"/>
                <w:sz w:val="16"/>
                <w:szCs w:val="16"/>
              </w:rPr>
            </w:pPr>
            <w:del w:id="562" w:author="Eisuke Tokiwa" w:date="2025-12-15T17:43:00Z" w16du:dateUtc="2025-12-15T08:43:00Z">
              <w:r w:rsidRPr="00600238">
                <w:rPr>
                  <w:rFonts w:eastAsia="Times New Roman"/>
                  <w:sz w:val="16"/>
                  <w:szCs w:val="16"/>
                </w:rPr>
                <w:delText>3.56</w:delText>
              </w:r>
            </w:del>
          </w:p>
        </w:tc>
        <w:tc>
          <w:tcPr>
            <w:tcW w:w="532" w:type="dxa"/>
            <w:tcBorders>
              <w:top w:val="nil"/>
              <w:left w:val="nil"/>
              <w:bottom w:val="nil"/>
              <w:right w:val="nil"/>
            </w:tcBorders>
            <w:tcMar>
              <w:top w:w="40" w:type="dxa"/>
              <w:left w:w="40" w:type="dxa"/>
              <w:bottom w:w="40" w:type="dxa"/>
              <w:right w:w="40" w:type="dxa"/>
            </w:tcMar>
            <w:vAlign w:val="bottom"/>
          </w:tcPr>
          <w:p w14:paraId="148FAE62" w14:textId="77777777" w:rsidR="00175B3B" w:rsidRPr="00600238" w:rsidRDefault="00175B3B" w:rsidP="00600238">
            <w:pPr>
              <w:jc w:val="center"/>
              <w:rPr>
                <w:del w:id="563" w:author="Eisuke Tokiwa" w:date="2025-12-15T17:43:00Z" w16du:dateUtc="2025-12-15T08:43:00Z"/>
                <w:sz w:val="16"/>
                <w:szCs w:val="16"/>
              </w:rPr>
            </w:pPr>
            <w:del w:id="564" w:author="Eisuke Tokiwa" w:date="2025-12-15T17:43:00Z" w16du:dateUtc="2025-12-15T08:43:00Z">
              <w:r w:rsidRPr="00600238">
                <w:rPr>
                  <w:rFonts w:eastAsia="Times New Roman"/>
                  <w:sz w:val="16"/>
                  <w:szCs w:val="16"/>
                </w:rPr>
                <w:delText>1.16</w:delText>
              </w:r>
            </w:del>
          </w:p>
        </w:tc>
        <w:tc>
          <w:tcPr>
            <w:tcW w:w="532" w:type="dxa"/>
            <w:tcBorders>
              <w:top w:val="nil"/>
              <w:left w:val="nil"/>
              <w:bottom w:val="nil"/>
              <w:right w:val="nil"/>
            </w:tcBorders>
            <w:tcMar>
              <w:top w:w="40" w:type="dxa"/>
              <w:left w:w="40" w:type="dxa"/>
              <w:bottom w:w="40" w:type="dxa"/>
              <w:right w:w="40" w:type="dxa"/>
            </w:tcMar>
            <w:vAlign w:val="bottom"/>
          </w:tcPr>
          <w:p w14:paraId="67219A80" w14:textId="77777777" w:rsidR="00175B3B" w:rsidRPr="00600238" w:rsidRDefault="00175B3B" w:rsidP="00600238">
            <w:pPr>
              <w:jc w:val="center"/>
              <w:rPr>
                <w:del w:id="565" w:author="Eisuke Tokiwa" w:date="2025-12-15T17:43:00Z" w16du:dateUtc="2025-12-15T08:43:00Z"/>
                <w:sz w:val="16"/>
                <w:szCs w:val="16"/>
              </w:rPr>
            </w:pPr>
            <w:del w:id="566" w:author="Eisuke Tokiwa" w:date="2025-12-15T17:43:00Z" w16du:dateUtc="2025-12-15T08:43:00Z">
              <w:r w:rsidRPr="00600238">
                <w:rPr>
                  <w:rFonts w:eastAsia="Times New Roman"/>
                  <w:sz w:val="16"/>
                  <w:szCs w:val="16"/>
                </w:rPr>
                <w:delText>1.33</w:delText>
              </w:r>
            </w:del>
          </w:p>
        </w:tc>
        <w:tc>
          <w:tcPr>
            <w:tcW w:w="532" w:type="dxa"/>
            <w:tcBorders>
              <w:top w:val="nil"/>
              <w:left w:val="nil"/>
              <w:bottom w:val="nil"/>
              <w:right w:val="nil"/>
            </w:tcBorders>
            <w:tcMar>
              <w:top w:w="40" w:type="dxa"/>
              <w:left w:w="40" w:type="dxa"/>
              <w:bottom w:w="40" w:type="dxa"/>
              <w:right w:w="40" w:type="dxa"/>
            </w:tcMar>
            <w:vAlign w:val="bottom"/>
          </w:tcPr>
          <w:p w14:paraId="0F31037C" w14:textId="77777777" w:rsidR="00175B3B" w:rsidRPr="00600238" w:rsidRDefault="00175B3B" w:rsidP="00600238">
            <w:pPr>
              <w:jc w:val="center"/>
              <w:rPr>
                <w:del w:id="567" w:author="Eisuke Tokiwa" w:date="2025-12-15T17:43:00Z" w16du:dateUtc="2025-12-15T08:43:00Z"/>
                <w:sz w:val="16"/>
                <w:szCs w:val="16"/>
              </w:rPr>
            </w:pPr>
            <w:del w:id="568" w:author="Eisuke Tokiwa" w:date="2025-12-15T17:43:00Z" w16du:dateUtc="2025-12-15T08:43:00Z">
              <w:r w:rsidRPr="00600238">
                <w:rPr>
                  <w:rFonts w:eastAsia="Times New Roman"/>
                  <w:sz w:val="16"/>
                  <w:szCs w:val="16"/>
                </w:rPr>
                <w:delText>-.48</w:delText>
              </w:r>
            </w:del>
          </w:p>
        </w:tc>
        <w:tc>
          <w:tcPr>
            <w:tcW w:w="535" w:type="dxa"/>
            <w:tcBorders>
              <w:top w:val="nil"/>
              <w:left w:val="nil"/>
              <w:bottom w:val="nil"/>
              <w:right w:val="nil"/>
            </w:tcBorders>
            <w:tcMar>
              <w:top w:w="40" w:type="dxa"/>
              <w:left w:w="40" w:type="dxa"/>
              <w:bottom w:w="40" w:type="dxa"/>
              <w:right w:w="40" w:type="dxa"/>
            </w:tcMar>
            <w:vAlign w:val="bottom"/>
          </w:tcPr>
          <w:p w14:paraId="665F5D7F" w14:textId="77777777" w:rsidR="00175B3B" w:rsidRPr="00600238" w:rsidRDefault="00175B3B" w:rsidP="00600238">
            <w:pPr>
              <w:jc w:val="center"/>
              <w:rPr>
                <w:del w:id="569" w:author="Eisuke Tokiwa" w:date="2025-12-15T17:43:00Z" w16du:dateUtc="2025-12-15T08:43:00Z"/>
                <w:sz w:val="16"/>
                <w:szCs w:val="16"/>
              </w:rPr>
            </w:pPr>
            <w:del w:id="570" w:author="Eisuke Tokiwa" w:date="2025-12-15T17:43:00Z" w16du:dateUtc="2025-12-15T08:43:00Z">
              <w:r w:rsidRPr="00600238">
                <w:rPr>
                  <w:rFonts w:eastAsia="Times New Roman"/>
                  <w:sz w:val="16"/>
                  <w:szCs w:val="16"/>
                </w:rPr>
                <w:delText>-.76</w:delText>
              </w:r>
            </w:del>
          </w:p>
        </w:tc>
      </w:tr>
      <w:tr w:rsidR="00175B3B" w:rsidRPr="00600238" w14:paraId="0328A6D5" w14:textId="77777777" w:rsidTr="00175B3B">
        <w:trPr>
          <w:trHeight w:val="315"/>
          <w:jc w:val="center"/>
          <w:del w:id="571" w:author="Eisuke Tokiwa" w:date="2025-12-15T17:43:00Z"/>
        </w:trPr>
        <w:tc>
          <w:tcPr>
            <w:tcW w:w="872" w:type="dxa"/>
            <w:tcBorders>
              <w:top w:val="nil"/>
              <w:left w:val="nil"/>
              <w:bottom w:val="nil"/>
              <w:right w:val="nil"/>
            </w:tcBorders>
            <w:tcMar>
              <w:top w:w="40" w:type="dxa"/>
              <w:left w:w="40" w:type="dxa"/>
              <w:bottom w:w="40" w:type="dxa"/>
              <w:right w:w="40" w:type="dxa"/>
            </w:tcMar>
            <w:vAlign w:val="bottom"/>
          </w:tcPr>
          <w:p w14:paraId="61C95009" w14:textId="77777777" w:rsidR="00175B3B" w:rsidRPr="00600238" w:rsidRDefault="00175B3B" w:rsidP="00600238">
            <w:pPr>
              <w:rPr>
                <w:del w:id="572" w:author="Eisuke Tokiwa" w:date="2025-12-15T17:43:00Z" w16du:dateUtc="2025-12-15T08:43:00Z"/>
                <w:sz w:val="16"/>
                <w:szCs w:val="16"/>
              </w:rPr>
            </w:pPr>
            <w:del w:id="573" w:author="Eisuke Tokiwa" w:date="2025-12-15T17:43:00Z" w16du:dateUtc="2025-12-15T08:43:00Z">
              <w:r w:rsidRPr="00600238">
                <w:rPr>
                  <w:rFonts w:eastAsia="Times New Roman"/>
                  <w:sz w:val="16"/>
                  <w:szCs w:val="16"/>
                </w:rPr>
                <w:delText>Organization</w:delText>
              </w:r>
            </w:del>
          </w:p>
        </w:tc>
        <w:tc>
          <w:tcPr>
            <w:tcW w:w="532" w:type="dxa"/>
            <w:tcBorders>
              <w:top w:val="nil"/>
              <w:left w:val="nil"/>
              <w:bottom w:val="nil"/>
              <w:right w:val="nil"/>
            </w:tcBorders>
            <w:tcMar>
              <w:top w:w="40" w:type="dxa"/>
              <w:left w:w="40" w:type="dxa"/>
              <w:bottom w:w="40" w:type="dxa"/>
              <w:right w:w="40" w:type="dxa"/>
            </w:tcMar>
            <w:vAlign w:val="bottom"/>
          </w:tcPr>
          <w:p w14:paraId="031053E6" w14:textId="77777777" w:rsidR="00175B3B" w:rsidRPr="00600238" w:rsidRDefault="00175B3B" w:rsidP="00600238">
            <w:pPr>
              <w:jc w:val="center"/>
              <w:rPr>
                <w:del w:id="574" w:author="Eisuke Tokiwa" w:date="2025-12-15T17:43:00Z" w16du:dateUtc="2025-12-15T08:43:00Z"/>
                <w:sz w:val="16"/>
                <w:szCs w:val="16"/>
              </w:rPr>
            </w:pPr>
            <w:del w:id="575" w:author="Eisuke Tokiwa" w:date="2025-12-15T17:43:00Z" w16du:dateUtc="2025-12-15T08:43:00Z">
              <w:r w:rsidRPr="00600238">
                <w:rPr>
                  <w:rFonts w:eastAsia="Times New Roman"/>
                  <w:sz w:val="16"/>
                  <w:szCs w:val="16"/>
                </w:rPr>
                <w:delText>2.67</w:delText>
              </w:r>
            </w:del>
          </w:p>
        </w:tc>
        <w:tc>
          <w:tcPr>
            <w:tcW w:w="532" w:type="dxa"/>
            <w:tcBorders>
              <w:top w:val="nil"/>
              <w:left w:val="nil"/>
              <w:bottom w:val="nil"/>
              <w:right w:val="nil"/>
            </w:tcBorders>
            <w:tcMar>
              <w:top w:w="40" w:type="dxa"/>
              <w:left w:w="40" w:type="dxa"/>
              <w:bottom w:w="40" w:type="dxa"/>
              <w:right w:w="40" w:type="dxa"/>
            </w:tcMar>
            <w:vAlign w:val="bottom"/>
          </w:tcPr>
          <w:p w14:paraId="246F3DE0" w14:textId="77777777" w:rsidR="00175B3B" w:rsidRPr="00600238" w:rsidRDefault="00175B3B" w:rsidP="00600238">
            <w:pPr>
              <w:jc w:val="center"/>
              <w:rPr>
                <w:del w:id="576" w:author="Eisuke Tokiwa" w:date="2025-12-15T17:43:00Z" w16du:dateUtc="2025-12-15T08:43:00Z"/>
                <w:sz w:val="16"/>
                <w:szCs w:val="16"/>
              </w:rPr>
            </w:pPr>
            <w:del w:id="577" w:author="Eisuke Tokiwa" w:date="2025-12-15T17:43:00Z" w16du:dateUtc="2025-12-15T08:43:00Z">
              <w:r w:rsidRPr="00600238">
                <w:rPr>
                  <w:rFonts w:eastAsia="Times New Roman"/>
                  <w:sz w:val="16"/>
                  <w:szCs w:val="16"/>
                </w:rPr>
                <w:delText>2.74</w:delText>
              </w:r>
            </w:del>
          </w:p>
        </w:tc>
        <w:tc>
          <w:tcPr>
            <w:tcW w:w="532" w:type="dxa"/>
            <w:tcBorders>
              <w:top w:val="nil"/>
              <w:left w:val="nil"/>
              <w:bottom w:val="nil"/>
              <w:right w:val="nil"/>
            </w:tcBorders>
            <w:tcMar>
              <w:top w:w="40" w:type="dxa"/>
              <w:left w:w="40" w:type="dxa"/>
              <w:bottom w:w="40" w:type="dxa"/>
              <w:right w:w="40" w:type="dxa"/>
            </w:tcMar>
            <w:vAlign w:val="bottom"/>
          </w:tcPr>
          <w:p w14:paraId="5AA5915E" w14:textId="77777777" w:rsidR="00175B3B" w:rsidRPr="00600238" w:rsidRDefault="00175B3B" w:rsidP="00600238">
            <w:pPr>
              <w:jc w:val="center"/>
              <w:rPr>
                <w:del w:id="578" w:author="Eisuke Tokiwa" w:date="2025-12-15T17:43:00Z" w16du:dateUtc="2025-12-15T08:43:00Z"/>
                <w:sz w:val="16"/>
                <w:szCs w:val="16"/>
              </w:rPr>
            </w:pPr>
            <w:del w:id="579" w:author="Eisuke Tokiwa" w:date="2025-12-15T17:43:00Z" w16du:dateUtc="2025-12-15T08:43:00Z">
              <w:r w:rsidRPr="00600238">
                <w:rPr>
                  <w:rFonts w:eastAsia="Times New Roman"/>
                  <w:sz w:val="16"/>
                  <w:szCs w:val="16"/>
                </w:rPr>
                <w:delText>1.17</w:delText>
              </w:r>
            </w:del>
          </w:p>
        </w:tc>
        <w:tc>
          <w:tcPr>
            <w:tcW w:w="532" w:type="dxa"/>
            <w:tcBorders>
              <w:top w:val="nil"/>
              <w:left w:val="nil"/>
              <w:bottom w:val="nil"/>
              <w:right w:val="nil"/>
            </w:tcBorders>
            <w:tcMar>
              <w:top w:w="40" w:type="dxa"/>
              <w:left w:w="40" w:type="dxa"/>
              <w:bottom w:w="40" w:type="dxa"/>
              <w:right w:w="40" w:type="dxa"/>
            </w:tcMar>
            <w:vAlign w:val="bottom"/>
          </w:tcPr>
          <w:p w14:paraId="1CC6AF92" w14:textId="77777777" w:rsidR="00175B3B" w:rsidRPr="00600238" w:rsidRDefault="00175B3B" w:rsidP="00600238">
            <w:pPr>
              <w:jc w:val="center"/>
              <w:rPr>
                <w:del w:id="580" w:author="Eisuke Tokiwa" w:date="2025-12-15T17:43:00Z" w16du:dateUtc="2025-12-15T08:43:00Z"/>
                <w:sz w:val="16"/>
                <w:szCs w:val="16"/>
              </w:rPr>
            </w:pPr>
            <w:del w:id="581" w:author="Eisuke Tokiwa" w:date="2025-12-15T17:43:00Z" w16du:dateUtc="2025-12-15T08:43:00Z">
              <w:r w:rsidRPr="00600238">
                <w:rPr>
                  <w:rFonts w:eastAsia="Times New Roman"/>
                  <w:sz w:val="16"/>
                  <w:szCs w:val="16"/>
                </w:rPr>
                <w:delText>1.37</w:delText>
              </w:r>
            </w:del>
          </w:p>
        </w:tc>
        <w:tc>
          <w:tcPr>
            <w:tcW w:w="532" w:type="dxa"/>
            <w:tcBorders>
              <w:top w:val="nil"/>
              <w:left w:val="nil"/>
              <w:bottom w:val="nil"/>
              <w:right w:val="nil"/>
            </w:tcBorders>
            <w:tcMar>
              <w:top w:w="40" w:type="dxa"/>
              <w:left w:w="40" w:type="dxa"/>
              <w:bottom w:w="40" w:type="dxa"/>
              <w:right w:w="40" w:type="dxa"/>
            </w:tcMar>
            <w:vAlign w:val="bottom"/>
          </w:tcPr>
          <w:p w14:paraId="0D4A4783" w14:textId="77777777" w:rsidR="00175B3B" w:rsidRPr="00600238" w:rsidRDefault="00175B3B" w:rsidP="00600238">
            <w:pPr>
              <w:jc w:val="center"/>
              <w:rPr>
                <w:del w:id="582" w:author="Eisuke Tokiwa" w:date="2025-12-15T17:43:00Z" w16du:dateUtc="2025-12-15T08:43:00Z"/>
                <w:sz w:val="16"/>
                <w:szCs w:val="16"/>
              </w:rPr>
            </w:pPr>
            <w:del w:id="583" w:author="Eisuke Tokiwa" w:date="2025-12-15T17:43:00Z" w16du:dateUtc="2025-12-15T08:43:00Z">
              <w:r w:rsidRPr="00600238">
                <w:rPr>
                  <w:rFonts w:eastAsia="Times New Roman"/>
                  <w:sz w:val="16"/>
                  <w:szCs w:val="16"/>
                </w:rPr>
                <w:delText>.24</w:delText>
              </w:r>
            </w:del>
          </w:p>
        </w:tc>
        <w:tc>
          <w:tcPr>
            <w:tcW w:w="535" w:type="dxa"/>
            <w:tcBorders>
              <w:top w:val="nil"/>
              <w:left w:val="nil"/>
              <w:bottom w:val="nil"/>
              <w:right w:val="nil"/>
            </w:tcBorders>
            <w:tcMar>
              <w:top w:w="40" w:type="dxa"/>
              <w:left w:w="40" w:type="dxa"/>
              <w:bottom w:w="40" w:type="dxa"/>
              <w:right w:w="40" w:type="dxa"/>
            </w:tcMar>
            <w:vAlign w:val="bottom"/>
          </w:tcPr>
          <w:p w14:paraId="75A62D66" w14:textId="77777777" w:rsidR="00175B3B" w:rsidRPr="00600238" w:rsidRDefault="00175B3B" w:rsidP="00600238">
            <w:pPr>
              <w:jc w:val="center"/>
              <w:rPr>
                <w:del w:id="584" w:author="Eisuke Tokiwa" w:date="2025-12-15T17:43:00Z" w16du:dateUtc="2025-12-15T08:43:00Z"/>
                <w:sz w:val="16"/>
                <w:szCs w:val="16"/>
              </w:rPr>
            </w:pPr>
            <w:del w:id="585" w:author="Eisuke Tokiwa" w:date="2025-12-15T17:43:00Z" w16du:dateUtc="2025-12-15T08:43:00Z">
              <w:r w:rsidRPr="00600238">
                <w:rPr>
                  <w:rFonts w:eastAsia="Times New Roman"/>
                  <w:sz w:val="16"/>
                  <w:szCs w:val="16"/>
                </w:rPr>
                <w:delText>-.92</w:delText>
              </w:r>
            </w:del>
          </w:p>
        </w:tc>
      </w:tr>
      <w:tr w:rsidR="00175B3B" w:rsidRPr="00600238" w14:paraId="3B377DE1" w14:textId="77777777" w:rsidTr="00175B3B">
        <w:trPr>
          <w:trHeight w:val="315"/>
          <w:jc w:val="center"/>
          <w:del w:id="586" w:author="Eisuke Tokiwa" w:date="2025-12-15T17:43:00Z"/>
        </w:trPr>
        <w:tc>
          <w:tcPr>
            <w:tcW w:w="872" w:type="dxa"/>
            <w:tcBorders>
              <w:top w:val="nil"/>
              <w:left w:val="nil"/>
              <w:bottom w:val="nil"/>
              <w:right w:val="nil"/>
            </w:tcBorders>
            <w:tcMar>
              <w:top w:w="40" w:type="dxa"/>
              <w:left w:w="40" w:type="dxa"/>
              <w:bottom w:w="40" w:type="dxa"/>
              <w:right w:w="40" w:type="dxa"/>
            </w:tcMar>
            <w:vAlign w:val="bottom"/>
          </w:tcPr>
          <w:p w14:paraId="4994E7C2" w14:textId="77777777" w:rsidR="00175B3B" w:rsidRPr="00600238" w:rsidRDefault="00175B3B" w:rsidP="00600238">
            <w:pPr>
              <w:rPr>
                <w:del w:id="587" w:author="Eisuke Tokiwa" w:date="2025-12-15T17:43:00Z" w16du:dateUtc="2025-12-15T08:43:00Z"/>
                <w:sz w:val="16"/>
                <w:szCs w:val="16"/>
              </w:rPr>
            </w:pPr>
            <w:del w:id="588" w:author="Eisuke Tokiwa" w:date="2025-12-15T17:43:00Z" w16du:dateUtc="2025-12-15T08:43:00Z">
              <w:r w:rsidRPr="00600238">
                <w:rPr>
                  <w:rFonts w:eastAsia="Times New Roman"/>
                  <w:sz w:val="16"/>
                  <w:szCs w:val="16"/>
                </w:rPr>
                <w:delText>Diligence</w:delText>
              </w:r>
            </w:del>
          </w:p>
        </w:tc>
        <w:tc>
          <w:tcPr>
            <w:tcW w:w="532" w:type="dxa"/>
            <w:tcBorders>
              <w:top w:val="nil"/>
              <w:left w:val="nil"/>
              <w:bottom w:val="nil"/>
              <w:right w:val="nil"/>
            </w:tcBorders>
            <w:tcMar>
              <w:top w:w="40" w:type="dxa"/>
              <w:left w:w="40" w:type="dxa"/>
              <w:bottom w:w="40" w:type="dxa"/>
              <w:right w:w="40" w:type="dxa"/>
            </w:tcMar>
            <w:vAlign w:val="bottom"/>
          </w:tcPr>
          <w:p w14:paraId="708BE806" w14:textId="77777777" w:rsidR="00175B3B" w:rsidRPr="00600238" w:rsidRDefault="00175B3B" w:rsidP="00600238">
            <w:pPr>
              <w:jc w:val="center"/>
              <w:rPr>
                <w:del w:id="589" w:author="Eisuke Tokiwa" w:date="2025-12-15T17:43:00Z" w16du:dateUtc="2025-12-15T08:43:00Z"/>
                <w:sz w:val="16"/>
                <w:szCs w:val="16"/>
              </w:rPr>
            </w:pPr>
            <w:del w:id="590" w:author="Eisuke Tokiwa" w:date="2025-12-15T17:43:00Z" w16du:dateUtc="2025-12-15T08:43:00Z">
              <w:r w:rsidRPr="00600238">
                <w:rPr>
                  <w:rFonts w:eastAsia="Times New Roman"/>
                  <w:sz w:val="16"/>
                  <w:szCs w:val="16"/>
                </w:rPr>
                <w:delText>3.00</w:delText>
              </w:r>
            </w:del>
          </w:p>
        </w:tc>
        <w:tc>
          <w:tcPr>
            <w:tcW w:w="532" w:type="dxa"/>
            <w:tcBorders>
              <w:top w:val="nil"/>
              <w:left w:val="nil"/>
              <w:bottom w:val="nil"/>
              <w:right w:val="nil"/>
            </w:tcBorders>
            <w:tcMar>
              <w:top w:w="40" w:type="dxa"/>
              <w:left w:w="40" w:type="dxa"/>
              <w:bottom w:w="40" w:type="dxa"/>
              <w:right w:w="40" w:type="dxa"/>
            </w:tcMar>
            <w:vAlign w:val="bottom"/>
          </w:tcPr>
          <w:p w14:paraId="42512A43" w14:textId="77777777" w:rsidR="00175B3B" w:rsidRPr="00600238" w:rsidRDefault="00175B3B" w:rsidP="00600238">
            <w:pPr>
              <w:jc w:val="center"/>
              <w:rPr>
                <w:del w:id="591" w:author="Eisuke Tokiwa" w:date="2025-12-15T17:43:00Z" w16du:dateUtc="2025-12-15T08:43:00Z"/>
                <w:sz w:val="16"/>
                <w:szCs w:val="16"/>
              </w:rPr>
            </w:pPr>
            <w:del w:id="592" w:author="Eisuke Tokiwa" w:date="2025-12-15T17:43:00Z" w16du:dateUtc="2025-12-15T08:43:00Z">
              <w:r w:rsidRPr="00600238">
                <w:rPr>
                  <w:rFonts w:eastAsia="Times New Roman"/>
                  <w:sz w:val="16"/>
                  <w:szCs w:val="16"/>
                </w:rPr>
                <w:delText>3.11</w:delText>
              </w:r>
            </w:del>
          </w:p>
        </w:tc>
        <w:tc>
          <w:tcPr>
            <w:tcW w:w="532" w:type="dxa"/>
            <w:tcBorders>
              <w:top w:val="nil"/>
              <w:left w:val="nil"/>
              <w:bottom w:val="nil"/>
              <w:right w:val="nil"/>
            </w:tcBorders>
            <w:tcMar>
              <w:top w:w="40" w:type="dxa"/>
              <w:left w:w="40" w:type="dxa"/>
              <w:bottom w:w="40" w:type="dxa"/>
              <w:right w:w="40" w:type="dxa"/>
            </w:tcMar>
            <w:vAlign w:val="bottom"/>
          </w:tcPr>
          <w:p w14:paraId="3ECF1E63" w14:textId="77777777" w:rsidR="00175B3B" w:rsidRPr="00600238" w:rsidRDefault="00175B3B" w:rsidP="00600238">
            <w:pPr>
              <w:jc w:val="center"/>
              <w:rPr>
                <w:del w:id="593" w:author="Eisuke Tokiwa" w:date="2025-12-15T17:43:00Z" w16du:dateUtc="2025-12-15T08:43:00Z"/>
                <w:sz w:val="16"/>
                <w:szCs w:val="16"/>
              </w:rPr>
            </w:pPr>
            <w:del w:id="594" w:author="Eisuke Tokiwa" w:date="2025-12-15T17:43:00Z" w16du:dateUtc="2025-12-15T08:43:00Z">
              <w:r w:rsidRPr="00600238">
                <w:rPr>
                  <w:rFonts w:eastAsia="Times New Roman"/>
                  <w:sz w:val="16"/>
                  <w:szCs w:val="16"/>
                </w:rPr>
                <w:delText>1.08</w:delText>
              </w:r>
            </w:del>
          </w:p>
        </w:tc>
        <w:tc>
          <w:tcPr>
            <w:tcW w:w="532" w:type="dxa"/>
            <w:tcBorders>
              <w:top w:val="nil"/>
              <w:left w:val="nil"/>
              <w:bottom w:val="nil"/>
              <w:right w:val="nil"/>
            </w:tcBorders>
            <w:tcMar>
              <w:top w:w="40" w:type="dxa"/>
              <w:left w:w="40" w:type="dxa"/>
              <w:bottom w:w="40" w:type="dxa"/>
              <w:right w:w="40" w:type="dxa"/>
            </w:tcMar>
            <w:vAlign w:val="bottom"/>
          </w:tcPr>
          <w:p w14:paraId="2ACD91D6" w14:textId="77777777" w:rsidR="00175B3B" w:rsidRPr="00600238" w:rsidRDefault="00175B3B" w:rsidP="00600238">
            <w:pPr>
              <w:jc w:val="center"/>
              <w:rPr>
                <w:del w:id="595" w:author="Eisuke Tokiwa" w:date="2025-12-15T17:43:00Z" w16du:dateUtc="2025-12-15T08:43:00Z"/>
                <w:sz w:val="16"/>
                <w:szCs w:val="16"/>
              </w:rPr>
            </w:pPr>
            <w:del w:id="596" w:author="Eisuke Tokiwa" w:date="2025-12-15T17:43:00Z" w16du:dateUtc="2025-12-15T08:43:00Z">
              <w:r w:rsidRPr="00600238">
                <w:rPr>
                  <w:rFonts w:eastAsia="Times New Roman"/>
                  <w:sz w:val="16"/>
                  <w:szCs w:val="16"/>
                </w:rPr>
                <w:delText>1.16</w:delText>
              </w:r>
            </w:del>
          </w:p>
        </w:tc>
        <w:tc>
          <w:tcPr>
            <w:tcW w:w="532" w:type="dxa"/>
            <w:tcBorders>
              <w:top w:val="nil"/>
              <w:left w:val="nil"/>
              <w:bottom w:val="nil"/>
              <w:right w:val="nil"/>
            </w:tcBorders>
            <w:tcMar>
              <w:top w:w="40" w:type="dxa"/>
              <w:left w:w="40" w:type="dxa"/>
              <w:bottom w:w="40" w:type="dxa"/>
              <w:right w:w="40" w:type="dxa"/>
            </w:tcMar>
            <w:vAlign w:val="bottom"/>
          </w:tcPr>
          <w:p w14:paraId="2B60785D" w14:textId="77777777" w:rsidR="00175B3B" w:rsidRPr="00600238" w:rsidRDefault="00175B3B" w:rsidP="00600238">
            <w:pPr>
              <w:jc w:val="center"/>
              <w:rPr>
                <w:del w:id="597" w:author="Eisuke Tokiwa" w:date="2025-12-15T17:43:00Z" w16du:dateUtc="2025-12-15T08:43:00Z"/>
                <w:sz w:val="16"/>
                <w:szCs w:val="16"/>
              </w:rPr>
            </w:pPr>
            <w:del w:id="598" w:author="Eisuke Tokiwa" w:date="2025-12-15T17:43:00Z" w16du:dateUtc="2025-12-15T08:43:00Z">
              <w:r w:rsidRPr="00600238">
                <w:rPr>
                  <w:rFonts w:eastAsia="Times New Roman"/>
                  <w:sz w:val="16"/>
                  <w:szCs w:val="16"/>
                </w:rPr>
                <w:delText>-.12</w:delText>
              </w:r>
            </w:del>
          </w:p>
        </w:tc>
        <w:tc>
          <w:tcPr>
            <w:tcW w:w="535" w:type="dxa"/>
            <w:tcBorders>
              <w:top w:val="nil"/>
              <w:left w:val="nil"/>
              <w:bottom w:val="nil"/>
              <w:right w:val="nil"/>
            </w:tcBorders>
            <w:tcMar>
              <w:top w:w="40" w:type="dxa"/>
              <w:left w:w="40" w:type="dxa"/>
              <w:bottom w:w="40" w:type="dxa"/>
              <w:right w:w="40" w:type="dxa"/>
            </w:tcMar>
            <w:vAlign w:val="bottom"/>
          </w:tcPr>
          <w:p w14:paraId="2EF6556A" w14:textId="77777777" w:rsidR="00175B3B" w:rsidRPr="00600238" w:rsidRDefault="00175B3B" w:rsidP="00600238">
            <w:pPr>
              <w:jc w:val="center"/>
              <w:rPr>
                <w:del w:id="599" w:author="Eisuke Tokiwa" w:date="2025-12-15T17:43:00Z" w16du:dateUtc="2025-12-15T08:43:00Z"/>
                <w:sz w:val="16"/>
                <w:szCs w:val="16"/>
              </w:rPr>
            </w:pPr>
            <w:del w:id="600" w:author="Eisuke Tokiwa" w:date="2025-12-15T17:43:00Z" w16du:dateUtc="2025-12-15T08:43:00Z">
              <w:r w:rsidRPr="00600238">
                <w:rPr>
                  <w:rFonts w:eastAsia="Times New Roman"/>
                  <w:sz w:val="16"/>
                  <w:szCs w:val="16"/>
                </w:rPr>
                <w:delText>-.76</w:delText>
              </w:r>
            </w:del>
          </w:p>
        </w:tc>
      </w:tr>
      <w:tr w:rsidR="00175B3B" w:rsidRPr="00600238" w14:paraId="1B4FCE50" w14:textId="77777777" w:rsidTr="00175B3B">
        <w:trPr>
          <w:trHeight w:val="315"/>
          <w:jc w:val="center"/>
          <w:del w:id="601" w:author="Eisuke Tokiwa" w:date="2025-12-15T17:43:00Z"/>
        </w:trPr>
        <w:tc>
          <w:tcPr>
            <w:tcW w:w="872" w:type="dxa"/>
            <w:tcBorders>
              <w:top w:val="nil"/>
              <w:left w:val="nil"/>
              <w:bottom w:val="nil"/>
              <w:right w:val="nil"/>
            </w:tcBorders>
            <w:tcMar>
              <w:top w:w="40" w:type="dxa"/>
              <w:left w:w="40" w:type="dxa"/>
              <w:bottom w:w="40" w:type="dxa"/>
              <w:right w:w="40" w:type="dxa"/>
            </w:tcMar>
            <w:vAlign w:val="bottom"/>
          </w:tcPr>
          <w:p w14:paraId="5AE4E752" w14:textId="77777777" w:rsidR="00175B3B" w:rsidRPr="00600238" w:rsidRDefault="00175B3B" w:rsidP="00600238">
            <w:pPr>
              <w:rPr>
                <w:del w:id="602" w:author="Eisuke Tokiwa" w:date="2025-12-15T17:43:00Z" w16du:dateUtc="2025-12-15T08:43:00Z"/>
                <w:sz w:val="16"/>
                <w:szCs w:val="16"/>
              </w:rPr>
            </w:pPr>
            <w:del w:id="603" w:author="Eisuke Tokiwa" w:date="2025-12-15T17:43:00Z" w16du:dateUtc="2025-12-15T08:43:00Z">
              <w:r w:rsidRPr="00600238">
                <w:rPr>
                  <w:rFonts w:eastAsia="Times New Roman"/>
                  <w:sz w:val="16"/>
                  <w:szCs w:val="16"/>
                </w:rPr>
                <w:delText>Perfectionism</w:delText>
              </w:r>
            </w:del>
          </w:p>
        </w:tc>
        <w:tc>
          <w:tcPr>
            <w:tcW w:w="532" w:type="dxa"/>
            <w:tcBorders>
              <w:top w:val="nil"/>
              <w:left w:val="nil"/>
              <w:bottom w:val="nil"/>
              <w:right w:val="nil"/>
            </w:tcBorders>
            <w:tcMar>
              <w:top w:w="40" w:type="dxa"/>
              <w:left w:w="40" w:type="dxa"/>
              <w:bottom w:w="40" w:type="dxa"/>
              <w:right w:w="40" w:type="dxa"/>
            </w:tcMar>
            <w:vAlign w:val="bottom"/>
          </w:tcPr>
          <w:p w14:paraId="1A8B12AD" w14:textId="77777777" w:rsidR="00175B3B" w:rsidRPr="00600238" w:rsidRDefault="00175B3B" w:rsidP="00600238">
            <w:pPr>
              <w:jc w:val="center"/>
              <w:rPr>
                <w:del w:id="604" w:author="Eisuke Tokiwa" w:date="2025-12-15T17:43:00Z" w16du:dateUtc="2025-12-15T08:43:00Z"/>
                <w:sz w:val="16"/>
                <w:szCs w:val="16"/>
              </w:rPr>
            </w:pPr>
            <w:del w:id="605" w:author="Eisuke Tokiwa" w:date="2025-12-15T17:43:00Z" w16du:dateUtc="2025-12-15T08:43:00Z">
              <w:r w:rsidRPr="00600238">
                <w:rPr>
                  <w:rFonts w:eastAsia="Times New Roman"/>
                  <w:sz w:val="16"/>
                  <w:szCs w:val="16"/>
                </w:rPr>
                <w:delText>3.33</w:delText>
              </w:r>
            </w:del>
          </w:p>
        </w:tc>
        <w:tc>
          <w:tcPr>
            <w:tcW w:w="532" w:type="dxa"/>
            <w:tcBorders>
              <w:top w:val="nil"/>
              <w:left w:val="nil"/>
              <w:bottom w:val="nil"/>
              <w:right w:val="nil"/>
            </w:tcBorders>
            <w:tcMar>
              <w:top w:w="40" w:type="dxa"/>
              <w:left w:w="40" w:type="dxa"/>
              <w:bottom w:w="40" w:type="dxa"/>
              <w:right w:w="40" w:type="dxa"/>
            </w:tcMar>
            <w:vAlign w:val="bottom"/>
          </w:tcPr>
          <w:p w14:paraId="6458412D" w14:textId="77777777" w:rsidR="00175B3B" w:rsidRPr="00600238" w:rsidRDefault="00175B3B" w:rsidP="00600238">
            <w:pPr>
              <w:jc w:val="center"/>
              <w:rPr>
                <w:del w:id="606" w:author="Eisuke Tokiwa" w:date="2025-12-15T17:43:00Z" w16du:dateUtc="2025-12-15T08:43:00Z"/>
                <w:sz w:val="16"/>
                <w:szCs w:val="16"/>
              </w:rPr>
            </w:pPr>
            <w:del w:id="607" w:author="Eisuke Tokiwa" w:date="2025-12-15T17:43:00Z" w16du:dateUtc="2025-12-15T08:43:00Z">
              <w:r w:rsidRPr="00600238">
                <w:rPr>
                  <w:rFonts w:eastAsia="Times New Roman"/>
                  <w:sz w:val="16"/>
                  <w:szCs w:val="16"/>
                </w:rPr>
                <w:delText>3.19</w:delText>
              </w:r>
            </w:del>
          </w:p>
        </w:tc>
        <w:tc>
          <w:tcPr>
            <w:tcW w:w="532" w:type="dxa"/>
            <w:tcBorders>
              <w:top w:val="nil"/>
              <w:left w:val="nil"/>
              <w:bottom w:val="nil"/>
              <w:right w:val="nil"/>
            </w:tcBorders>
            <w:tcMar>
              <w:top w:w="40" w:type="dxa"/>
              <w:left w:w="40" w:type="dxa"/>
              <w:bottom w:w="40" w:type="dxa"/>
              <w:right w:w="40" w:type="dxa"/>
            </w:tcMar>
            <w:vAlign w:val="bottom"/>
          </w:tcPr>
          <w:p w14:paraId="28C93C62" w14:textId="77777777" w:rsidR="00175B3B" w:rsidRPr="00600238" w:rsidRDefault="00175B3B" w:rsidP="00600238">
            <w:pPr>
              <w:jc w:val="center"/>
              <w:rPr>
                <w:del w:id="608" w:author="Eisuke Tokiwa" w:date="2025-12-15T17:43:00Z" w16du:dateUtc="2025-12-15T08:43:00Z"/>
                <w:sz w:val="16"/>
                <w:szCs w:val="16"/>
              </w:rPr>
            </w:pPr>
            <w:del w:id="609" w:author="Eisuke Tokiwa" w:date="2025-12-15T17:43:00Z" w16du:dateUtc="2025-12-15T08:43:00Z">
              <w:r w:rsidRPr="00600238">
                <w:rPr>
                  <w:rFonts w:eastAsia="Times New Roman"/>
                  <w:sz w:val="16"/>
                  <w:szCs w:val="16"/>
                </w:rPr>
                <w:delText>1.02</w:delText>
              </w:r>
            </w:del>
          </w:p>
        </w:tc>
        <w:tc>
          <w:tcPr>
            <w:tcW w:w="532" w:type="dxa"/>
            <w:tcBorders>
              <w:top w:val="nil"/>
              <w:left w:val="nil"/>
              <w:bottom w:val="nil"/>
              <w:right w:val="nil"/>
            </w:tcBorders>
            <w:tcMar>
              <w:top w:w="40" w:type="dxa"/>
              <w:left w:w="40" w:type="dxa"/>
              <w:bottom w:w="40" w:type="dxa"/>
              <w:right w:w="40" w:type="dxa"/>
            </w:tcMar>
            <w:vAlign w:val="bottom"/>
          </w:tcPr>
          <w:p w14:paraId="4B1E37B2" w14:textId="77777777" w:rsidR="00175B3B" w:rsidRPr="00600238" w:rsidRDefault="00175B3B" w:rsidP="00600238">
            <w:pPr>
              <w:jc w:val="center"/>
              <w:rPr>
                <w:del w:id="610" w:author="Eisuke Tokiwa" w:date="2025-12-15T17:43:00Z" w16du:dateUtc="2025-12-15T08:43:00Z"/>
                <w:sz w:val="16"/>
                <w:szCs w:val="16"/>
              </w:rPr>
            </w:pPr>
            <w:del w:id="611" w:author="Eisuke Tokiwa" w:date="2025-12-15T17:43:00Z" w16du:dateUtc="2025-12-15T08:43:00Z">
              <w:r w:rsidRPr="00600238">
                <w:rPr>
                  <w:rFonts w:eastAsia="Times New Roman"/>
                  <w:sz w:val="16"/>
                  <w:szCs w:val="16"/>
                </w:rPr>
                <w:delText>1.03</w:delText>
              </w:r>
            </w:del>
          </w:p>
        </w:tc>
        <w:tc>
          <w:tcPr>
            <w:tcW w:w="532" w:type="dxa"/>
            <w:tcBorders>
              <w:top w:val="nil"/>
              <w:left w:val="nil"/>
              <w:bottom w:val="nil"/>
              <w:right w:val="nil"/>
            </w:tcBorders>
            <w:tcMar>
              <w:top w:w="40" w:type="dxa"/>
              <w:left w:w="40" w:type="dxa"/>
              <w:bottom w:w="40" w:type="dxa"/>
              <w:right w:w="40" w:type="dxa"/>
            </w:tcMar>
            <w:vAlign w:val="bottom"/>
          </w:tcPr>
          <w:p w14:paraId="614B7510" w14:textId="77777777" w:rsidR="00175B3B" w:rsidRPr="00600238" w:rsidRDefault="00175B3B" w:rsidP="00600238">
            <w:pPr>
              <w:jc w:val="center"/>
              <w:rPr>
                <w:del w:id="612" w:author="Eisuke Tokiwa" w:date="2025-12-15T17:43:00Z" w16du:dateUtc="2025-12-15T08:43:00Z"/>
                <w:sz w:val="16"/>
                <w:szCs w:val="16"/>
              </w:rPr>
            </w:pPr>
            <w:del w:id="613" w:author="Eisuke Tokiwa" w:date="2025-12-15T17:43:00Z" w16du:dateUtc="2025-12-15T08:43:00Z">
              <w:r w:rsidRPr="00600238">
                <w:rPr>
                  <w:rFonts w:eastAsia="Times New Roman"/>
                  <w:sz w:val="16"/>
                  <w:szCs w:val="16"/>
                </w:rPr>
                <w:delText>-.19</w:delText>
              </w:r>
            </w:del>
          </w:p>
        </w:tc>
        <w:tc>
          <w:tcPr>
            <w:tcW w:w="535" w:type="dxa"/>
            <w:tcBorders>
              <w:top w:val="nil"/>
              <w:left w:val="nil"/>
              <w:bottom w:val="nil"/>
              <w:right w:val="nil"/>
            </w:tcBorders>
            <w:tcMar>
              <w:top w:w="40" w:type="dxa"/>
              <w:left w:w="40" w:type="dxa"/>
              <w:bottom w:w="40" w:type="dxa"/>
              <w:right w:w="40" w:type="dxa"/>
            </w:tcMar>
            <w:vAlign w:val="bottom"/>
          </w:tcPr>
          <w:p w14:paraId="26D6D901" w14:textId="77777777" w:rsidR="00175B3B" w:rsidRPr="00600238" w:rsidRDefault="00175B3B" w:rsidP="00600238">
            <w:pPr>
              <w:jc w:val="center"/>
              <w:rPr>
                <w:del w:id="614" w:author="Eisuke Tokiwa" w:date="2025-12-15T17:43:00Z" w16du:dateUtc="2025-12-15T08:43:00Z"/>
                <w:sz w:val="16"/>
                <w:szCs w:val="16"/>
              </w:rPr>
            </w:pPr>
            <w:del w:id="615" w:author="Eisuke Tokiwa" w:date="2025-12-15T17:43:00Z" w16du:dateUtc="2025-12-15T08:43:00Z">
              <w:r w:rsidRPr="00600238">
                <w:rPr>
                  <w:rFonts w:eastAsia="Times New Roman"/>
                  <w:sz w:val="16"/>
                  <w:szCs w:val="16"/>
                </w:rPr>
                <w:delText>-.76</w:delText>
              </w:r>
            </w:del>
          </w:p>
        </w:tc>
      </w:tr>
      <w:tr w:rsidR="00175B3B" w:rsidRPr="00600238" w14:paraId="20D524BB" w14:textId="77777777" w:rsidTr="00175B3B">
        <w:trPr>
          <w:trHeight w:val="315"/>
          <w:jc w:val="center"/>
          <w:del w:id="616" w:author="Eisuke Tokiwa" w:date="2025-12-15T17:43:00Z"/>
        </w:trPr>
        <w:tc>
          <w:tcPr>
            <w:tcW w:w="872" w:type="dxa"/>
            <w:tcBorders>
              <w:top w:val="nil"/>
              <w:left w:val="nil"/>
              <w:bottom w:val="nil"/>
              <w:right w:val="nil"/>
            </w:tcBorders>
            <w:tcMar>
              <w:top w:w="40" w:type="dxa"/>
              <w:left w:w="40" w:type="dxa"/>
              <w:bottom w:w="40" w:type="dxa"/>
              <w:right w:w="40" w:type="dxa"/>
            </w:tcMar>
            <w:vAlign w:val="bottom"/>
          </w:tcPr>
          <w:p w14:paraId="5FAA8975" w14:textId="77777777" w:rsidR="00175B3B" w:rsidRPr="00600238" w:rsidRDefault="00175B3B" w:rsidP="00600238">
            <w:pPr>
              <w:rPr>
                <w:del w:id="617" w:author="Eisuke Tokiwa" w:date="2025-12-15T17:43:00Z" w16du:dateUtc="2025-12-15T08:43:00Z"/>
                <w:sz w:val="16"/>
                <w:szCs w:val="16"/>
              </w:rPr>
            </w:pPr>
            <w:del w:id="618" w:author="Eisuke Tokiwa" w:date="2025-12-15T17:43:00Z" w16du:dateUtc="2025-12-15T08:43:00Z">
              <w:r w:rsidRPr="00600238">
                <w:rPr>
                  <w:rFonts w:eastAsia="Times New Roman"/>
                  <w:sz w:val="16"/>
                  <w:szCs w:val="16"/>
                </w:rPr>
                <w:delText>Prudence</w:delText>
              </w:r>
            </w:del>
          </w:p>
        </w:tc>
        <w:tc>
          <w:tcPr>
            <w:tcW w:w="532" w:type="dxa"/>
            <w:tcBorders>
              <w:top w:val="nil"/>
              <w:left w:val="nil"/>
              <w:bottom w:val="nil"/>
              <w:right w:val="nil"/>
            </w:tcBorders>
            <w:tcMar>
              <w:top w:w="40" w:type="dxa"/>
              <w:left w:w="40" w:type="dxa"/>
              <w:bottom w:w="40" w:type="dxa"/>
              <w:right w:w="40" w:type="dxa"/>
            </w:tcMar>
            <w:vAlign w:val="bottom"/>
          </w:tcPr>
          <w:p w14:paraId="2C6848C3" w14:textId="77777777" w:rsidR="00175B3B" w:rsidRPr="00600238" w:rsidRDefault="00175B3B" w:rsidP="00600238">
            <w:pPr>
              <w:jc w:val="center"/>
              <w:rPr>
                <w:del w:id="619" w:author="Eisuke Tokiwa" w:date="2025-12-15T17:43:00Z" w16du:dateUtc="2025-12-15T08:43:00Z"/>
                <w:sz w:val="16"/>
                <w:szCs w:val="16"/>
              </w:rPr>
            </w:pPr>
            <w:del w:id="620" w:author="Eisuke Tokiwa" w:date="2025-12-15T17:43:00Z" w16du:dateUtc="2025-12-15T08:43:00Z">
              <w:r w:rsidRPr="00600238">
                <w:rPr>
                  <w:rFonts w:eastAsia="Times New Roman"/>
                  <w:sz w:val="16"/>
                  <w:szCs w:val="16"/>
                </w:rPr>
                <w:delText>2.67</w:delText>
              </w:r>
            </w:del>
          </w:p>
        </w:tc>
        <w:tc>
          <w:tcPr>
            <w:tcW w:w="532" w:type="dxa"/>
            <w:tcBorders>
              <w:top w:val="nil"/>
              <w:left w:val="nil"/>
              <w:bottom w:val="nil"/>
              <w:right w:val="nil"/>
            </w:tcBorders>
            <w:tcMar>
              <w:top w:w="40" w:type="dxa"/>
              <w:left w:w="40" w:type="dxa"/>
              <w:bottom w:w="40" w:type="dxa"/>
              <w:right w:w="40" w:type="dxa"/>
            </w:tcMar>
            <w:vAlign w:val="bottom"/>
          </w:tcPr>
          <w:p w14:paraId="37BC32F6" w14:textId="77777777" w:rsidR="00175B3B" w:rsidRPr="00600238" w:rsidRDefault="00175B3B" w:rsidP="00600238">
            <w:pPr>
              <w:jc w:val="center"/>
              <w:rPr>
                <w:del w:id="621" w:author="Eisuke Tokiwa" w:date="2025-12-15T17:43:00Z" w16du:dateUtc="2025-12-15T08:43:00Z"/>
                <w:sz w:val="16"/>
                <w:szCs w:val="16"/>
              </w:rPr>
            </w:pPr>
            <w:del w:id="622" w:author="Eisuke Tokiwa" w:date="2025-12-15T17:43:00Z" w16du:dateUtc="2025-12-15T08:43:00Z">
              <w:r w:rsidRPr="00600238">
                <w:rPr>
                  <w:rFonts w:eastAsia="Times New Roman"/>
                  <w:sz w:val="16"/>
                  <w:szCs w:val="16"/>
                </w:rPr>
                <w:delText>2.71</w:delText>
              </w:r>
            </w:del>
          </w:p>
        </w:tc>
        <w:tc>
          <w:tcPr>
            <w:tcW w:w="532" w:type="dxa"/>
            <w:tcBorders>
              <w:top w:val="nil"/>
              <w:left w:val="nil"/>
              <w:bottom w:val="nil"/>
              <w:right w:val="nil"/>
            </w:tcBorders>
            <w:tcMar>
              <w:top w:w="40" w:type="dxa"/>
              <w:left w:w="40" w:type="dxa"/>
              <w:bottom w:w="40" w:type="dxa"/>
              <w:right w:w="40" w:type="dxa"/>
            </w:tcMar>
            <w:vAlign w:val="bottom"/>
          </w:tcPr>
          <w:p w14:paraId="49FBE434" w14:textId="77777777" w:rsidR="00175B3B" w:rsidRPr="00600238" w:rsidRDefault="00175B3B" w:rsidP="00600238">
            <w:pPr>
              <w:jc w:val="center"/>
              <w:rPr>
                <w:del w:id="623" w:author="Eisuke Tokiwa" w:date="2025-12-15T17:43:00Z" w16du:dateUtc="2025-12-15T08:43:00Z"/>
                <w:sz w:val="16"/>
                <w:szCs w:val="16"/>
              </w:rPr>
            </w:pPr>
            <w:del w:id="624" w:author="Eisuke Tokiwa" w:date="2025-12-15T17:43:00Z" w16du:dateUtc="2025-12-15T08:43:00Z">
              <w:r w:rsidRPr="00600238">
                <w:rPr>
                  <w:rFonts w:eastAsia="Times New Roman"/>
                  <w:sz w:val="16"/>
                  <w:szCs w:val="16"/>
                </w:rPr>
                <w:delText>1.05</w:delText>
              </w:r>
            </w:del>
          </w:p>
        </w:tc>
        <w:tc>
          <w:tcPr>
            <w:tcW w:w="532" w:type="dxa"/>
            <w:tcBorders>
              <w:top w:val="nil"/>
              <w:left w:val="nil"/>
              <w:bottom w:val="nil"/>
              <w:right w:val="nil"/>
            </w:tcBorders>
            <w:tcMar>
              <w:top w:w="40" w:type="dxa"/>
              <w:left w:w="40" w:type="dxa"/>
              <w:bottom w:w="40" w:type="dxa"/>
              <w:right w:w="40" w:type="dxa"/>
            </w:tcMar>
            <w:vAlign w:val="bottom"/>
          </w:tcPr>
          <w:p w14:paraId="5F6E7AC0" w14:textId="77777777" w:rsidR="00175B3B" w:rsidRPr="00600238" w:rsidRDefault="00175B3B" w:rsidP="00600238">
            <w:pPr>
              <w:jc w:val="center"/>
              <w:rPr>
                <w:del w:id="625" w:author="Eisuke Tokiwa" w:date="2025-12-15T17:43:00Z" w16du:dateUtc="2025-12-15T08:43:00Z"/>
                <w:sz w:val="16"/>
                <w:szCs w:val="16"/>
              </w:rPr>
            </w:pPr>
            <w:del w:id="626" w:author="Eisuke Tokiwa" w:date="2025-12-15T17:43:00Z" w16du:dateUtc="2025-12-15T08:43:00Z">
              <w:r w:rsidRPr="00600238">
                <w:rPr>
                  <w:rFonts w:eastAsia="Times New Roman"/>
                  <w:sz w:val="16"/>
                  <w:szCs w:val="16"/>
                </w:rPr>
                <w:delText>1.10</w:delText>
              </w:r>
            </w:del>
          </w:p>
        </w:tc>
        <w:tc>
          <w:tcPr>
            <w:tcW w:w="532" w:type="dxa"/>
            <w:tcBorders>
              <w:top w:val="nil"/>
              <w:left w:val="nil"/>
              <w:bottom w:val="nil"/>
              <w:right w:val="nil"/>
            </w:tcBorders>
            <w:tcMar>
              <w:top w:w="40" w:type="dxa"/>
              <w:left w:w="40" w:type="dxa"/>
              <w:bottom w:w="40" w:type="dxa"/>
              <w:right w:w="40" w:type="dxa"/>
            </w:tcMar>
            <w:vAlign w:val="bottom"/>
          </w:tcPr>
          <w:p w14:paraId="2C680C1D" w14:textId="77777777" w:rsidR="00175B3B" w:rsidRPr="00600238" w:rsidRDefault="00175B3B" w:rsidP="00600238">
            <w:pPr>
              <w:jc w:val="center"/>
              <w:rPr>
                <w:del w:id="627" w:author="Eisuke Tokiwa" w:date="2025-12-15T17:43:00Z" w16du:dateUtc="2025-12-15T08:43:00Z"/>
                <w:sz w:val="16"/>
                <w:szCs w:val="16"/>
              </w:rPr>
            </w:pPr>
            <w:del w:id="628" w:author="Eisuke Tokiwa" w:date="2025-12-15T17:43:00Z" w16du:dateUtc="2025-12-15T08:43:00Z">
              <w:r w:rsidRPr="00600238">
                <w:rPr>
                  <w:rFonts w:eastAsia="Times New Roman"/>
                  <w:sz w:val="16"/>
                  <w:szCs w:val="16"/>
                </w:rPr>
                <w:delText>.24</w:delText>
              </w:r>
            </w:del>
          </w:p>
        </w:tc>
        <w:tc>
          <w:tcPr>
            <w:tcW w:w="535" w:type="dxa"/>
            <w:tcBorders>
              <w:top w:val="nil"/>
              <w:left w:val="nil"/>
              <w:bottom w:val="nil"/>
              <w:right w:val="nil"/>
            </w:tcBorders>
            <w:tcMar>
              <w:top w:w="40" w:type="dxa"/>
              <w:left w:w="40" w:type="dxa"/>
              <w:bottom w:w="40" w:type="dxa"/>
              <w:right w:w="40" w:type="dxa"/>
            </w:tcMar>
            <w:vAlign w:val="bottom"/>
          </w:tcPr>
          <w:p w14:paraId="2EA591BF" w14:textId="77777777" w:rsidR="00175B3B" w:rsidRPr="00600238" w:rsidRDefault="00175B3B" w:rsidP="00600238">
            <w:pPr>
              <w:jc w:val="center"/>
              <w:rPr>
                <w:del w:id="629" w:author="Eisuke Tokiwa" w:date="2025-12-15T17:43:00Z" w16du:dateUtc="2025-12-15T08:43:00Z"/>
                <w:sz w:val="16"/>
                <w:szCs w:val="16"/>
              </w:rPr>
            </w:pPr>
            <w:del w:id="630" w:author="Eisuke Tokiwa" w:date="2025-12-15T17:43:00Z" w16du:dateUtc="2025-12-15T08:43:00Z">
              <w:r w:rsidRPr="00600238">
                <w:rPr>
                  <w:rFonts w:eastAsia="Times New Roman"/>
                  <w:sz w:val="16"/>
                  <w:szCs w:val="16"/>
                </w:rPr>
                <w:delText>-.80</w:delText>
              </w:r>
            </w:del>
          </w:p>
        </w:tc>
      </w:tr>
      <w:tr w:rsidR="00175B3B" w:rsidRPr="00600238" w14:paraId="5AB50251" w14:textId="77777777" w:rsidTr="00175B3B">
        <w:trPr>
          <w:trHeight w:val="315"/>
          <w:jc w:val="center"/>
          <w:del w:id="631" w:author="Eisuke Tokiwa" w:date="2025-12-15T17:43:00Z"/>
        </w:trPr>
        <w:tc>
          <w:tcPr>
            <w:tcW w:w="872" w:type="dxa"/>
            <w:tcBorders>
              <w:top w:val="nil"/>
              <w:left w:val="nil"/>
              <w:bottom w:val="nil"/>
              <w:right w:val="nil"/>
            </w:tcBorders>
            <w:tcMar>
              <w:top w:w="40" w:type="dxa"/>
              <w:left w:w="40" w:type="dxa"/>
              <w:bottom w:w="40" w:type="dxa"/>
              <w:right w:w="40" w:type="dxa"/>
            </w:tcMar>
            <w:vAlign w:val="bottom"/>
          </w:tcPr>
          <w:p w14:paraId="2BEED355" w14:textId="77777777" w:rsidR="00175B3B" w:rsidRPr="00600238" w:rsidRDefault="00175B3B" w:rsidP="00600238">
            <w:pPr>
              <w:rPr>
                <w:del w:id="632" w:author="Eisuke Tokiwa" w:date="2025-12-15T17:43:00Z" w16du:dateUtc="2025-12-15T08:43:00Z"/>
                <w:sz w:val="16"/>
                <w:szCs w:val="16"/>
              </w:rPr>
            </w:pPr>
            <w:del w:id="633" w:author="Eisuke Tokiwa" w:date="2025-12-15T17:43:00Z" w16du:dateUtc="2025-12-15T08:43:00Z">
              <w:r w:rsidRPr="00600238">
                <w:rPr>
                  <w:rFonts w:eastAsia="Times New Roman"/>
                  <w:sz w:val="16"/>
                  <w:szCs w:val="16"/>
                </w:rPr>
                <w:delText>Aesthetic-Appreciation</w:delText>
              </w:r>
            </w:del>
          </w:p>
        </w:tc>
        <w:tc>
          <w:tcPr>
            <w:tcW w:w="532" w:type="dxa"/>
            <w:tcBorders>
              <w:top w:val="nil"/>
              <w:left w:val="nil"/>
              <w:bottom w:val="nil"/>
              <w:right w:val="nil"/>
            </w:tcBorders>
            <w:tcMar>
              <w:top w:w="40" w:type="dxa"/>
              <w:left w:w="40" w:type="dxa"/>
              <w:bottom w:w="40" w:type="dxa"/>
              <w:right w:w="40" w:type="dxa"/>
            </w:tcMar>
            <w:vAlign w:val="bottom"/>
          </w:tcPr>
          <w:p w14:paraId="042E1C9B" w14:textId="77777777" w:rsidR="00175B3B" w:rsidRPr="00600238" w:rsidRDefault="00175B3B" w:rsidP="00600238">
            <w:pPr>
              <w:jc w:val="center"/>
              <w:rPr>
                <w:del w:id="634" w:author="Eisuke Tokiwa" w:date="2025-12-15T17:43:00Z" w16du:dateUtc="2025-12-15T08:43:00Z"/>
                <w:sz w:val="16"/>
                <w:szCs w:val="16"/>
              </w:rPr>
            </w:pPr>
            <w:del w:id="635" w:author="Eisuke Tokiwa" w:date="2025-12-15T17:43:00Z" w16du:dateUtc="2025-12-15T08:43:00Z">
              <w:r w:rsidRPr="00600238">
                <w:rPr>
                  <w:rFonts w:eastAsia="Times New Roman"/>
                  <w:sz w:val="16"/>
                  <w:szCs w:val="16"/>
                </w:rPr>
                <w:delText>4.00</w:delText>
              </w:r>
            </w:del>
          </w:p>
        </w:tc>
        <w:tc>
          <w:tcPr>
            <w:tcW w:w="532" w:type="dxa"/>
            <w:tcBorders>
              <w:top w:val="nil"/>
              <w:left w:val="nil"/>
              <w:bottom w:val="nil"/>
              <w:right w:val="nil"/>
            </w:tcBorders>
            <w:tcMar>
              <w:top w:w="40" w:type="dxa"/>
              <w:left w:w="40" w:type="dxa"/>
              <w:bottom w:w="40" w:type="dxa"/>
              <w:right w:w="40" w:type="dxa"/>
            </w:tcMar>
            <w:vAlign w:val="bottom"/>
          </w:tcPr>
          <w:p w14:paraId="780C06AD" w14:textId="77777777" w:rsidR="00175B3B" w:rsidRPr="00600238" w:rsidRDefault="00175B3B" w:rsidP="00600238">
            <w:pPr>
              <w:jc w:val="center"/>
              <w:rPr>
                <w:del w:id="636" w:author="Eisuke Tokiwa" w:date="2025-12-15T17:43:00Z" w16du:dateUtc="2025-12-15T08:43:00Z"/>
                <w:sz w:val="16"/>
                <w:szCs w:val="16"/>
              </w:rPr>
            </w:pPr>
            <w:del w:id="637" w:author="Eisuke Tokiwa" w:date="2025-12-15T17:43:00Z" w16du:dateUtc="2025-12-15T08:43:00Z">
              <w:r w:rsidRPr="00600238">
                <w:rPr>
                  <w:rFonts w:eastAsia="Times New Roman"/>
                  <w:sz w:val="16"/>
                  <w:szCs w:val="16"/>
                </w:rPr>
                <w:delText>3.59</w:delText>
              </w:r>
            </w:del>
          </w:p>
        </w:tc>
        <w:tc>
          <w:tcPr>
            <w:tcW w:w="532" w:type="dxa"/>
            <w:tcBorders>
              <w:top w:val="nil"/>
              <w:left w:val="nil"/>
              <w:bottom w:val="nil"/>
              <w:right w:val="nil"/>
            </w:tcBorders>
            <w:tcMar>
              <w:top w:w="40" w:type="dxa"/>
              <w:left w:w="40" w:type="dxa"/>
              <w:bottom w:w="40" w:type="dxa"/>
              <w:right w:w="40" w:type="dxa"/>
            </w:tcMar>
            <w:vAlign w:val="bottom"/>
          </w:tcPr>
          <w:p w14:paraId="006906AC" w14:textId="77777777" w:rsidR="00175B3B" w:rsidRPr="00600238" w:rsidRDefault="00175B3B" w:rsidP="00600238">
            <w:pPr>
              <w:jc w:val="center"/>
              <w:rPr>
                <w:del w:id="638" w:author="Eisuke Tokiwa" w:date="2025-12-15T17:43:00Z" w16du:dateUtc="2025-12-15T08:43:00Z"/>
                <w:sz w:val="16"/>
                <w:szCs w:val="16"/>
              </w:rPr>
            </w:pPr>
            <w:del w:id="639" w:author="Eisuke Tokiwa" w:date="2025-12-15T17:43:00Z" w16du:dateUtc="2025-12-15T08:43:00Z">
              <w:r w:rsidRPr="00600238">
                <w:rPr>
                  <w:rFonts w:eastAsia="Times New Roman"/>
                  <w:sz w:val="16"/>
                  <w:szCs w:val="16"/>
                </w:rPr>
                <w:delText>1.21</w:delText>
              </w:r>
            </w:del>
          </w:p>
        </w:tc>
        <w:tc>
          <w:tcPr>
            <w:tcW w:w="532" w:type="dxa"/>
            <w:tcBorders>
              <w:top w:val="nil"/>
              <w:left w:val="nil"/>
              <w:bottom w:val="nil"/>
              <w:right w:val="nil"/>
            </w:tcBorders>
            <w:tcMar>
              <w:top w:w="40" w:type="dxa"/>
              <w:left w:w="40" w:type="dxa"/>
              <w:bottom w:w="40" w:type="dxa"/>
              <w:right w:w="40" w:type="dxa"/>
            </w:tcMar>
            <w:vAlign w:val="bottom"/>
          </w:tcPr>
          <w:p w14:paraId="5831B6A5" w14:textId="77777777" w:rsidR="00175B3B" w:rsidRPr="00600238" w:rsidRDefault="00175B3B" w:rsidP="00600238">
            <w:pPr>
              <w:jc w:val="center"/>
              <w:rPr>
                <w:del w:id="640" w:author="Eisuke Tokiwa" w:date="2025-12-15T17:43:00Z" w16du:dateUtc="2025-12-15T08:43:00Z"/>
                <w:sz w:val="16"/>
                <w:szCs w:val="16"/>
              </w:rPr>
            </w:pPr>
            <w:del w:id="641" w:author="Eisuke Tokiwa" w:date="2025-12-15T17:43:00Z" w16du:dateUtc="2025-12-15T08:43:00Z">
              <w:r w:rsidRPr="00600238">
                <w:rPr>
                  <w:rFonts w:eastAsia="Times New Roman"/>
                  <w:sz w:val="16"/>
                  <w:szCs w:val="16"/>
                </w:rPr>
                <w:delText>1.46</w:delText>
              </w:r>
            </w:del>
          </w:p>
        </w:tc>
        <w:tc>
          <w:tcPr>
            <w:tcW w:w="532" w:type="dxa"/>
            <w:tcBorders>
              <w:top w:val="nil"/>
              <w:left w:val="nil"/>
              <w:bottom w:val="nil"/>
              <w:right w:val="nil"/>
            </w:tcBorders>
            <w:tcMar>
              <w:top w:w="40" w:type="dxa"/>
              <w:left w:w="40" w:type="dxa"/>
              <w:bottom w:w="40" w:type="dxa"/>
              <w:right w:w="40" w:type="dxa"/>
            </w:tcMar>
            <w:vAlign w:val="bottom"/>
          </w:tcPr>
          <w:p w14:paraId="0638C0B2" w14:textId="77777777" w:rsidR="00175B3B" w:rsidRPr="00600238" w:rsidRDefault="00175B3B" w:rsidP="00600238">
            <w:pPr>
              <w:jc w:val="center"/>
              <w:rPr>
                <w:del w:id="642" w:author="Eisuke Tokiwa" w:date="2025-12-15T17:43:00Z" w16du:dateUtc="2025-12-15T08:43:00Z"/>
                <w:sz w:val="16"/>
                <w:szCs w:val="16"/>
              </w:rPr>
            </w:pPr>
            <w:del w:id="643" w:author="Eisuke Tokiwa" w:date="2025-12-15T17:43:00Z" w16du:dateUtc="2025-12-15T08:43:00Z">
              <w:r w:rsidRPr="00600238">
                <w:rPr>
                  <w:rFonts w:eastAsia="Times New Roman"/>
                  <w:sz w:val="16"/>
                  <w:szCs w:val="16"/>
                </w:rPr>
                <w:delText>-.64</w:delText>
              </w:r>
            </w:del>
          </w:p>
        </w:tc>
        <w:tc>
          <w:tcPr>
            <w:tcW w:w="535" w:type="dxa"/>
            <w:tcBorders>
              <w:top w:val="nil"/>
              <w:left w:val="nil"/>
              <w:bottom w:val="nil"/>
              <w:right w:val="nil"/>
            </w:tcBorders>
            <w:tcMar>
              <w:top w:w="40" w:type="dxa"/>
              <w:left w:w="40" w:type="dxa"/>
              <w:bottom w:w="40" w:type="dxa"/>
              <w:right w:w="40" w:type="dxa"/>
            </w:tcMar>
            <w:vAlign w:val="bottom"/>
          </w:tcPr>
          <w:p w14:paraId="4A452BFA" w14:textId="77777777" w:rsidR="00175B3B" w:rsidRPr="00600238" w:rsidRDefault="00175B3B" w:rsidP="00600238">
            <w:pPr>
              <w:jc w:val="center"/>
              <w:rPr>
                <w:del w:id="644" w:author="Eisuke Tokiwa" w:date="2025-12-15T17:43:00Z" w16du:dateUtc="2025-12-15T08:43:00Z"/>
                <w:sz w:val="16"/>
                <w:szCs w:val="16"/>
              </w:rPr>
            </w:pPr>
            <w:del w:id="645" w:author="Eisuke Tokiwa" w:date="2025-12-15T17:43:00Z" w16du:dateUtc="2025-12-15T08:43:00Z">
              <w:r w:rsidRPr="00600238">
                <w:rPr>
                  <w:rFonts w:eastAsia="Times New Roman"/>
                  <w:sz w:val="16"/>
                  <w:szCs w:val="16"/>
                </w:rPr>
                <w:delText>-.64</w:delText>
              </w:r>
            </w:del>
          </w:p>
        </w:tc>
      </w:tr>
      <w:tr w:rsidR="00175B3B" w:rsidRPr="00600238" w14:paraId="6A35C65E" w14:textId="77777777" w:rsidTr="00175B3B">
        <w:trPr>
          <w:trHeight w:val="315"/>
          <w:jc w:val="center"/>
          <w:del w:id="646" w:author="Eisuke Tokiwa" w:date="2025-12-15T17:43:00Z"/>
        </w:trPr>
        <w:tc>
          <w:tcPr>
            <w:tcW w:w="872" w:type="dxa"/>
            <w:tcBorders>
              <w:top w:val="nil"/>
              <w:left w:val="nil"/>
              <w:bottom w:val="nil"/>
              <w:right w:val="nil"/>
            </w:tcBorders>
            <w:tcMar>
              <w:top w:w="40" w:type="dxa"/>
              <w:left w:w="40" w:type="dxa"/>
              <w:bottom w:w="40" w:type="dxa"/>
              <w:right w:w="40" w:type="dxa"/>
            </w:tcMar>
            <w:vAlign w:val="bottom"/>
          </w:tcPr>
          <w:p w14:paraId="6D26B7DD" w14:textId="77777777" w:rsidR="00175B3B" w:rsidRPr="00600238" w:rsidRDefault="00175B3B" w:rsidP="00600238">
            <w:pPr>
              <w:rPr>
                <w:del w:id="647" w:author="Eisuke Tokiwa" w:date="2025-12-15T17:43:00Z" w16du:dateUtc="2025-12-15T08:43:00Z"/>
                <w:sz w:val="16"/>
                <w:szCs w:val="16"/>
              </w:rPr>
            </w:pPr>
            <w:del w:id="648" w:author="Eisuke Tokiwa" w:date="2025-12-15T17:43:00Z" w16du:dateUtc="2025-12-15T08:43:00Z">
              <w:r w:rsidRPr="00600238">
                <w:rPr>
                  <w:rFonts w:eastAsia="Times New Roman"/>
                  <w:sz w:val="16"/>
                  <w:szCs w:val="16"/>
                </w:rPr>
                <w:delText>Inquisitiveness</w:delText>
              </w:r>
            </w:del>
          </w:p>
        </w:tc>
        <w:tc>
          <w:tcPr>
            <w:tcW w:w="532" w:type="dxa"/>
            <w:tcBorders>
              <w:top w:val="nil"/>
              <w:left w:val="nil"/>
              <w:bottom w:val="nil"/>
              <w:right w:val="nil"/>
            </w:tcBorders>
            <w:tcMar>
              <w:top w:w="40" w:type="dxa"/>
              <w:left w:w="40" w:type="dxa"/>
              <w:bottom w:w="40" w:type="dxa"/>
              <w:right w:w="40" w:type="dxa"/>
            </w:tcMar>
            <w:vAlign w:val="bottom"/>
          </w:tcPr>
          <w:p w14:paraId="01687C58" w14:textId="77777777" w:rsidR="00175B3B" w:rsidRPr="00600238" w:rsidRDefault="00175B3B" w:rsidP="00600238">
            <w:pPr>
              <w:jc w:val="center"/>
              <w:rPr>
                <w:del w:id="649" w:author="Eisuke Tokiwa" w:date="2025-12-15T17:43:00Z" w16du:dateUtc="2025-12-15T08:43:00Z"/>
                <w:sz w:val="16"/>
                <w:szCs w:val="16"/>
              </w:rPr>
            </w:pPr>
            <w:del w:id="650" w:author="Eisuke Tokiwa" w:date="2025-12-15T17:43:00Z" w16du:dateUtc="2025-12-15T08:43:00Z">
              <w:r w:rsidRPr="00600238">
                <w:rPr>
                  <w:rFonts w:eastAsia="Times New Roman"/>
                  <w:sz w:val="16"/>
                  <w:szCs w:val="16"/>
                </w:rPr>
                <w:delText>3.50</w:delText>
              </w:r>
            </w:del>
          </w:p>
        </w:tc>
        <w:tc>
          <w:tcPr>
            <w:tcW w:w="532" w:type="dxa"/>
            <w:tcBorders>
              <w:top w:val="nil"/>
              <w:left w:val="nil"/>
              <w:bottom w:val="nil"/>
              <w:right w:val="nil"/>
            </w:tcBorders>
            <w:tcMar>
              <w:top w:w="40" w:type="dxa"/>
              <w:left w:w="40" w:type="dxa"/>
              <w:bottom w:w="40" w:type="dxa"/>
              <w:right w:w="40" w:type="dxa"/>
            </w:tcMar>
            <w:vAlign w:val="bottom"/>
          </w:tcPr>
          <w:p w14:paraId="2076F48B" w14:textId="77777777" w:rsidR="00175B3B" w:rsidRPr="00600238" w:rsidRDefault="00175B3B" w:rsidP="00600238">
            <w:pPr>
              <w:jc w:val="center"/>
              <w:rPr>
                <w:del w:id="651" w:author="Eisuke Tokiwa" w:date="2025-12-15T17:43:00Z" w16du:dateUtc="2025-12-15T08:43:00Z"/>
                <w:sz w:val="16"/>
                <w:szCs w:val="16"/>
              </w:rPr>
            </w:pPr>
            <w:del w:id="652" w:author="Eisuke Tokiwa" w:date="2025-12-15T17:43:00Z" w16du:dateUtc="2025-12-15T08:43:00Z">
              <w:r w:rsidRPr="00600238">
                <w:rPr>
                  <w:rFonts w:eastAsia="Times New Roman"/>
                  <w:sz w:val="16"/>
                  <w:szCs w:val="16"/>
                </w:rPr>
                <w:delText>3.29</w:delText>
              </w:r>
            </w:del>
          </w:p>
        </w:tc>
        <w:tc>
          <w:tcPr>
            <w:tcW w:w="532" w:type="dxa"/>
            <w:tcBorders>
              <w:top w:val="nil"/>
              <w:left w:val="nil"/>
              <w:bottom w:val="nil"/>
              <w:right w:val="nil"/>
            </w:tcBorders>
            <w:tcMar>
              <w:top w:w="40" w:type="dxa"/>
              <w:left w:w="40" w:type="dxa"/>
              <w:bottom w:w="40" w:type="dxa"/>
              <w:right w:w="40" w:type="dxa"/>
            </w:tcMar>
            <w:vAlign w:val="bottom"/>
          </w:tcPr>
          <w:p w14:paraId="0E90314C" w14:textId="77777777" w:rsidR="00175B3B" w:rsidRPr="00600238" w:rsidRDefault="00175B3B" w:rsidP="00600238">
            <w:pPr>
              <w:jc w:val="center"/>
              <w:rPr>
                <w:del w:id="653" w:author="Eisuke Tokiwa" w:date="2025-12-15T17:43:00Z" w16du:dateUtc="2025-12-15T08:43:00Z"/>
                <w:sz w:val="16"/>
                <w:szCs w:val="16"/>
              </w:rPr>
            </w:pPr>
            <w:del w:id="654" w:author="Eisuke Tokiwa" w:date="2025-12-15T17:43:00Z" w16du:dateUtc="2025-12-15T08:43:00Z">
              <w:r w:rsidRPr="00600238">
                <w:rPr>
                  <w:rFonts w:eastAsia="Times New Roman"/>
                  <w:sz w:val="16"/>
                  <w:szCs w:val="16"/>
                </w:rPr>
                <w:delText>1.23</w:delText>
              </w:r>
            </w:del>
          </w:p>
        </w:tc>
        <w:tc>
          <w:tcPr>
            <w:tcW w:w="532" w:type="dxa"/>
            <w:tcBorders>
              <w:top w:val="nil"/>
              <w:left w:val="nil"/>
              <w:bottom w:val="nil"/>
              <w:right w:val="nil"/>
            </w:tcBorders>
            <w:tcMar>
              <w:top w:w="40" w:type="dxa"/>
              <w:left w:w="40" w:type="dxa"/>
              <w:bottom w:w="40" w:type="dxa"/>
              <w:right w:w="40" w:type="dxa"/>
            </w:tcMar>
            <w:vAlign w:val="bottom"/>
          </w:tcPr>
          <w:p w14:paraId="4CBFE373" w14:textId="77777777" w:rsidR="00175B3B" w:rsidRPr="00600238" w:rsidRDefault="00175B3B" w:rsidP="00600238">
            <w:pPr>
              <w:jc w:val="center"/>
              <w:rPr>
                <w:del w:id="655" w:author="Eisuke Tokiwa" w:date="2025-12-15T17:43:00Z" w16du:dateUtc="2025-12-15T08:43:00Z"/>
                <w:sz w:val="16"/>
                <w:szCs w:val="16"/>
              </w:rPr>
            </w:pPr>
            <w:del w:id="656" w:author="Eisuke Tokiwa" w:date="2025-12-15T17:43:00Z" w16du:dateUtc="2025-12-15T08:43:00Z">
              <w:r w:rsidRPr="00600238">
                <w:rPr>
                  <w:rFonts w:eastAsia="Times New Roman"/>
                  <w:sz w:val="16"/>
                  <w:szCs w:val="16"/>
                </w:rPr>
                <w:delText>1.51</w:delText>
              </w:r>
            </w:del>
          </w:p>
        </w:tc>
        <w:tc>
          <w:tcPr>
            <w:tcW w:w="532" w:type="dxa"/>
            <w:tcBorders>
              <w:top w:val="nil"/>
              <w:left w:val="nil"/>
              <w:bottom w:val="nil"/>
              <w:right w:val="nil"/>
            </w:tcBorders>
            <w:tcMar>
              <w:top w:w="40" w:type="dxa"/>
              <w:left w:w="40" w:type="dxa"/>
              <w:bottom w:w="40" w:type="dxa"/>
              <w:right w:w="40" w:type="dxa"/>
            </w:tcMar>
            <w:vAlign w:val="bottom"/>
          </w:tcPr>
          <w:p w14:paraId="788582C3" w14:textId="77777777" w:rsidR="00175B3B" w:rsidRPr="00600238" w:rsidRDefault="00175B3B" w:rsidP="00600238">
            <w:pPr>
              <w:jc w:val="center"/>
              <w:rPr>
                <w:del w:id="657" w:author="Eisuke Tokiwa" w:date="2025-12-15T17:43:00Z" w16du:dateUtc="2025-12-15T08:43:00Z"/>
                <w:sz w:val="16"/>
                <w:szCs w:val="16"/>
              </w:rPr>
            </w:pPr>
            <w:del w:id="658" w:author="Eisuke Tokiwa" w:date="2025-12-15T17:43:00Z" w16du:dateUtc="2025-12-15T08:43:00Z">
              <w:r w:rsidRPr="00600238">
                <w:rPr>
                  <w:rFonts w:eastAsia="Times New Roman"/>
                  <w:sz w:val="16"/>
                  <w:szCs w:val="16"/>
                </w:rPr>
                <w:delText>-.34</w:delText>
              </w:r>
            </w:del>
          </w:p>
        </w:tc>
        <w:tc>
          <w:tcPr>
            <w:tcW w:w="535" w:type="dxa"/>
            <w:tcBorders>
              <w:top w:val="nil"/>
              <w:left w:val="nil"/>
              <w:bottom w:val="nil"/>
              <w:right w:val="nil"/>
            </w:tcBorders>
            <w:tcMar>
              <w:top w:w="40" w:type="dxa"/>
              <w:left w:w="40" w:type="dxa"/>
              <w:bottom w:w="40" w:type="dxa"/>
              <w:right w:w="40" w:type="dxa"/>
            </w:tcMar>
            <w:vAlign w:val="bottom"/>
          </w:tcPr>
          <w:p w14:paraId="34F65C0A" w14:textId="77777777" w:rsidR="00175B3B" w:rsidRPr="00600238" w:rsidRDefault="00175B3B" w:rsidP="00600238">
            <w:pPr>
              <w:jc w:val="center"/>
              <w:rPr>
                <w:del w:id="659" w:author="Eisuke Tokiwa" w:date="2025-12-15T17:43:00Z" w16du:dateUtc="2025-12-15T08:43:00Z"/>
                <w:sz w:val="16"/>
                <w:szCs w:val="16"/>
              </w:rPr>
            </w:pPr>
            <w:del w:id="660" w:author="Eisuke Tokiwa" w:date="2025-12-15T17:43:00Z" w16du:dateUtc="2025-12-15T08:43:00Z">
              <w:r w:rsidRPr="00600238">
                <w:rPr>
                  <w:rFonts w:eastAsia="Times New Roman"/>
                  <w:sz w:val="16"/>
                  <w:szCs w:val="16"/>
                </w:rPr>
                <w:delText>-.92</w:delText>
              </w:r>
            </w:del>
          </w:p>
        </w:tc>
      </w:tr>
      <w:tr w:rsidR="00175B3B" w:rsidRPr="00600238" w14:paraId="3B8E024B" w14:textId="77777777" w:rsidTr="00175B3B">
        <w:trPr>
          <w:trHeight w:val="315"/>
          <w:jc w:val="center"/>
          <w:del w:id="661" w:author="Eisuke Tokiwa" w:date="2025-12-15T17:43:00Z"/>
        </w:trPr>
        <w:tc>
          <w:tcPr>
            <w:tcW w:w="872" w:type="dxa"/>
            <w:tcBorders>
              <w:top w:val="nil"/>
              <w:left w:val="nil"/>
              <w:bottom w:val="nil"/>
              <w:right w:val="nil"/>
            </w:tcBorders>
            <w:tcMar>
              <w:top w:w="40" w:type="dxa"/>
              <w:left w:w="40" w:type="dxa"/>
              <w:bottom w:w="40" w:type="dxa"/>
              <w:right w:w="40" w:type="dxa"/>
            </w:tcMar>
            <w:vAlign w:val="bottom"/>
          </w:tcPr>
          <w:p w14:paraId="2C080314" w14:textId="77777777" w:rsidR="00175B3B" w:rsidRPr="00600238" w:rsidRDefault="00175B3B" w:rsidP="00600238">
            <w:pPr>
              <w:rPr>
                <w:del w:id="662" w:author="Eisuke Tokiwa" w:date="2025-12-15T17:43:00Z" w16du:dateUtc="2025-12-15T08:43:00Z"/>
                <w:sz w:val="16"/>
                <w:szCs w:val="16"/>
              </w:rPr>
            </w:pPr>
            <w:del w:id="663" w:author="Eisuke Tokiwa" w:date="2025-12-15T17:43:00Z" w16du:dateUtc="2025-12-15T08:43:00Z">
              <w:r w:rsidRPr="00600238">
                <w:rPr>
                  <w:rFonts w:eastAsia="Times New Roman"/>
                  <w:sz w:val="16"/>
                  <w:szCs w:val="16"/>
                </w:rPr>
                <w:delText>Creativity</w:delText>
              </w:r>
            </w:del>
          </w:p>
        </w:tc>
        <w:tc>
          <w:tcPr>
            <w:tcW w:w="532" w:type="dxa"/>
            <w:tcBorders>
              <w:top w:val="nil"/>
              <w:left w:val="nil"/>
              <w:bottom w:val="nil"/>
              <w:right w:val="nil"/>
            </w:tcBorders>
            <w:tcMar>
              <w:top w:w="40" w:type="dxa"/>
              <w:left w:w="40" w:type="dxa"/>
              <w:bottom w:w="40" w:type="dxa"/>
              <w:right w:w="40" w:type="dxa"/>
            </w:tcMar>
            <w:vAlign w:val="bottom"/>
          </w:tcPr>
          <w:p w14:paraId="4A6AE491" w14:textId="77777777" w:rsidR="00175B3B" w:rsidRPr="00600238" w:rsidRDefault="00175B3B" w:rsidP="00600238">
            <w:pPr>
              <w:jc w:val="center"/>
              <w:rPr>
                <w:del w:id="664" w:author="Eisuke Tokiwa" w:date="2025-12-15T17:43:00Z" w16du:dateUtc="2025-12-15T08:43:00Z"/>
                <w:sz w:val="16"/>
                <w:szCs w:val="16"/>
              </w:rPr>
            </w:pPr>
            <w:del w:id="665" w:author="Eisuke Tokiwa" w:date="2025-12-15T17:43:00Z" w16du:dateUtc="2025-12-15T08:43:00Z">
              <w:r w:rsidRPr="00600238">
                <w:rPr>
                  <w:rFonts w:eastAsia="Times New Roman"/>
                  <w:sz w:val="16"/>
                  <w:szCs w:val="16"/>
                </w:rPr>
                <w:delText>3.67</w:delText>
              </w:r>
            </w:del>
          </w:p>
        </w:tc>
        <w:tc>
          <w:tcPr>
            <w:tcW w:w="532" w:type="dxa"/>
            <w:tcBorders>
              <w:top w:val="nil"/>
              <w:left w:val="nil"/>
              <w:bottom w:val="nil"/>
              <w:right w:val="nil"/>
            </w:tcBorders>
            <w:tcMar>
              <w:top w:w="40" w:type="dxa"/>
              <w:left w:w="40" w:type="dxa"/>
              <w:bottom w:w="40" w:type="dxa"/>
              <w:right w:w="40" w:type="dxa"/>
            </w:tcMar>
            <w:vAlign w:val="bottom"/>
          </w:tcPr>
          <w:p w14:paraId="01CF6167" w14:textId="77777777" w:rsidR="00175B3B" w:rsidRPr="00600238" w:rsidRDefault="00175B3B" w:rsidP="00600238">
            <w:pPr>
              <w:jc w:val="center"/>
              <w:rPr>
                <w:del w:id="666" w:author="Eisuke Tokiwa" w:date="2025-12-15T17:43:00Z" w16du:dateUtc="2025-12-15T08:43:00Z"/>
                <w:sz w:val="16"/>
                <w:szCs w:val="16"/>
              </w:rPr>
            </w:pPr>
            <w:del w:id="667" w:author="Eisuke Tokiwa" w:date="2025-12-15T17:43:00Z" w16du:dateUtc="2025-12-15T08:43:00Z">
              <w:r w:rsidRPr="00600238">
                <w:rPr>
                  <w:rFonts w:eastAsia="Times New Roman"/>
                  <w:sz w:val="16"/>
                  <w:szCs w:val="16"/>
                </w:rPr>
                <w:delText>3.40</w:delText>
              </w:r>
            </w:del>
          </w:p>
        </w:tc>
        <w:tc>
          <w:tcPr>
            <w:tcW w:w="532" w:type="dxa"/>
            <w:tcBorders>
              <w:top w:val="nil"/>
              <w:left w:val="nil"/>
              <w:bottom w:val="nil"/>
              <w:right w:val="nil"/>
            </w:tcBorders>
            <w:tcMar>
              <w:top w:w="40" w:type="dxa"/>
              <w:left w:w="40" w:type="dxa"/>
              <w:bottom w:w="40" w:type="dxa"/>
              <w:right w:w="40" w:type="dxa"/>
            </w:tcMar>
            <w:vAlign w:val="bottom"/>
          </w:tcPr>
          <w:p w14:paraId="0BD84DEA" w14:textId="77777777" w:rsidR="00175B3B" w:rsidRPr="00600238" w:rsidRDefault="00175B3B" w:rsidP="00600238">
            <w:pPr>
              <w:jc w:val="center"/>
              <w:rPr>
                <w:del w:id="668" w:author="Eisuke Tokiwa" w:date="2025-12-15T17:43:00Z" w16du:dateUtc="2025-12-15T08:43:00Z"/>
                <w:sz w:val="16"/>
                <w:szCs w:val="16"/>
              </w:rPr>
            </w:pPr>
            <w:del w:id="669" w:author="Eisuke Tokiwa" w:date="2025-12-15T17:43:00Z" w16du:dateUtc="2025-12-15T08:43:00Z">
              <w:r w:rsidRPr="00600238">
                <w:rPr>
                  <w:rFonts w:eastAsia="Times New Roman"/>
                  <w:sz w:val="16"/>
                  <w:szCs w:val="16"/>
                </w:rPr>
                <w:delText>1.16</w:delText>
              </w:r>
            </w:del>
          </w:p>
        </w:tc>
        <w:tc>
          <w:tcPr>
            <w:tcW w:w="532" w:type="dxa"/>
            <w:tcBorders>
              <w:top w:val="nil"/>
              <w:left w:val="nil"/>
              <w:bottom w:val="nil"/>
              <w:right w:val="nil"/>
            </w:tcBorders>
            <w:tcMar>
              <w:top w:w="40" w:type="dxa"/>
              <w:left w:w="40" w:type="dxa"/>
              <w:bottom w:w="40" w:type="dxa"/>
              <w:right w:w="40" w:type="dxa"/>
            </w:tcMar>
            <w:vAlign w:val="bottom"/>
          </w:tcPr>
          <w:p w14:paraId="0431C4E8" w14:textId="77777777" w:rsidR="00175B3B" w:rsidRPr="00600238" w:rsidRDefault="00175B3B" w:rsidP="00600238">
            <w:pPr>
              <w:jc w:val="center"/>
              <w:rPr>
                <w:del w:id="670" w:author="Eisuke Tokiwa" w:date="2025-12-15T17:43:00Z" w16du:dateUtc="2025-12-15T08:43:00Z"/>
                <w:sz w:val="16"/>
                <w:szCs w:val="16"/>
              </w:rPr>
            </w:pPr>
            <w:del w:id="671" w:author="Eisuke Tokiwa" w:date="2025-12-15T17:43:00Z" w16du:dateUtc="2025-12-15T08:43:00Z">
              <w:r w:rsidRPr="00600238">
                <w:rPr>
                  <w:rFonts w:eastAsia="Times New Roman"/>
                  <w:sz w:val="16"/>
                  <w:szCs w:val="16"/>
                </w:rPr>
                <w:delText>1.35</w:delText>
              </w:r>
            </w:del>
          </w:p>
        </w:tc>
        <w:tc>
          <w:tcPr>
            <w:tcW w:w="532" w:type="dxa"/>
            <w:tcBorders>
              <w:top w:val="nil"/>
              <w:left w:val="nil"/>
              <w:bottom w:val="nil"/>
              <w:right w:val="nil"/>
            </w:tcBorders>
            <w:tcMar>
              <w:top w:w="40" w:type="dxa"/>
              <w:left w:w="40" w:type="dxa"/>
              <w:bottom w:w="40" w:type="dxa"/>
              <w:right w:w="40" w:type="dxa"/>
            </w:tcMar>
            <w:vAlign w:val="bottom"/>
          </w:tcPr>
          <w:p w14:paraId="045BB9EA" w14:textId="77777777" w:rsidR="00175B3B" w:rsidRPr="00600238" w:rsidRDefault="00175B3B" w:rsidP="00600238">
            <w:pPr>
              <w:jc w:val="center"/>
              <w:rPr>
                <w:del w:id="672" w:author="Eisuke Tokiwa" w:date="2025-12-15T17:43:00Z" w16du:dateUtc="2025-12-15T08:43:00Z"/>
                <w:sz w:val="16"/>
                <w:szCs w:val="16"/>
              </w:rPr>
            </w:pPr>
            <w:del w:id="673" w:author="Eisuke Tokiwa" w:date="2025-12-15T17:43:00Z" w16du:dateUtc="2025-12-15T08:43:00Z">
              <w:r w:rsidRPr="00600238">
                <w:rPr>
                  <w:rFonts w:eastAsia="Times New Roman"/>
                  <w:sz w:val="16"/>
                  <w:szCs w:val="16"/>
                </w:rPr>
                <w:delText>-.41</w:delText>
              </w:r>
            </w:del>
          </w:p>
        </w:tc>
        <w:tc>
          <w:tcPr>
            <w:tcW w:w="535" w:type="dxa"/>
            <w:tcBorders>
              <w:top w:val="nil"/>
              <w:left w:val="nil"/>
              <w:bottom w:val="nil"/>
              <w:right w:val="nil"/>
            </w:tcBorders>
            <w:tcMar>
              <w:top w:w="40" w:type="dxa"/>
              <w:left w:w="40" w:type="dxa"/>
              <w:bottom w:w="40" w:type="dxa"/>
              <w:right w:w="40" w:type="dxa"/>
            </w:tcMar>
            <w:vAlign w:val="bottom"/>
          </w:tcPr>
          <w:p w14:paraId="4DF7EEB9" w14:textId="77777777" w:rsidR="00175B3B" w:rsidRPr="00600238" w:rsidRDefault="00175B3B" w:rsidP="00600238">
            <w:pPr>
              <w:jc w:val="center"/>
              <w:rPr>
                <w:del w:id="674" w:author="Eisuke Tokiwa" w:date="2025-12-15T17:43:00Z" w16du:dateUtc="2025-12-15T08:43:00Z"/>
                <w:sz w:val="16"/>
                <w:szCs w:val="16"/>
              </w:rPr>
            </w:pPr>
            <w:del w:id="675" w:author="Eisuke Tokiwa" w:date="2025-12-15T17:43:00Z" w16du:dateUtc="2025-12-15T08:43:00Z">
              <w:r w:rsidRPr="00600238">
                <w:rPr>
                  <w:rFonts w:eastAsia="Times New Roman"/>
                  <w:sz w:val="16"/>
                  <w:szCs w:val="16"/>
                </w:rPr>
                <w:delText>-.87</w:delText>
              </w:r>
            </w:del>
          </w:p>
        </w:tc>
      </w:tr>
      <w:tr w:rsidR="00175B3B" w:rsidRPr="00600238" w14:paraId="33524D99" w14:textId="77777777" w:rsidTr="00175B3B">
        <w:trPr>
          <w:trHeight w:val="315"/>
          <w:jc w:val="center"/>
          <w:del w:id="676" w:author="Eisuke Tokiwa" w:date="2025-12-15T17:43:00Z"/>
        </w:trPr>
        <w:tc>
          <w:tcPr>
            <w:tcW w:w="872" w:type="dxa"/>
            <w:tcBorders>
              <w:top w:val="nil"/>
              <w:left w:val="nil"/>
              <w:bottom w:val="single" w:sz="6" w:space="0" w:color="000000"/>
              <w:right w:val="nil"/>
            </w:tcBorders>
            <w:tcMar>
              <w:top w:w="40" w:type="dxa"/>
              <w:left w:w="40" w:type="dxa"/>
              <w:bottom w:w="40" w:type="dxa"/>
              <w:right w:w="40" w:type="dxa"/>
            </w:tcMar>
            <w:vAlign w:val="bottom"/>
          </w:tcPr>
          <w:p w14:paraId="51FAD2A8" w14:textId="77777777" w:rsidR="00175B3B" w:rsidRPr="00600238" w:rsidRDefault="00175B3B" w:rsidP="00600238">
            <w:pPr>
              <w:rPr>
                <w:del w:id="677" w:author="Eisuke Tokiwa" w:date="2025-12-15T17:43:00Z" w16du:dateUtc="2025-12-15T08:43:00Z"/>
                <w:sz w:val="16"/>
                <w:szCs w:val="16"/>
              </w:rPr>
            </w:pPr>
            <w:del w:id="678" w:author="Eisuke Tokiwa" w:date="2025-12-15T17:43:00Z" w16du:dateUtc="2025-12-15T08:43:00Z">
              <w:r w:rsidRPr="00600238">
                <w:rPr>
                  <w:rFonts w:eastAsia="Times New Roman"/>
                  <w:sz w:val="16"/>
                  <w:szCs w:val="16"/>
                </w:rPr>
                <w:delText>Unconventionality</w:delText>
              </w:r>
            </w:del>
          </w:p>
        </w:tc>
        <w:tc>
          <w:tcPr>
            <w:tcW w:w="532" w:type="dxa"/>
            <w:tcBorders>
              <w:top w:val="nil"/>
              <w:left w:val="nil"/>
              <w:bottom w:val="single" w:sz="6" w:space="0" w:color="000000"/>
              <w:right w:val="nil"/>
            </w:tcBorders>
            <w:tcMar>
              <w:top w:w="40" w:type="dxa"/>
              <w:left w:w="40" w:type="dxa"/>
              <w:bottom w:w="40" w:type="dxa"/>
              <w:right w:w="40" w:type="dxa"/>
            </w:tcMar>
            <w:vAlign w:val="bottom"/>
          </w:tcPr>
          <w:p w14:paraId="1E7067F3" w14:textId="77777777" w:rsidR="00175B3B" w:rsidRPr="00600238" w:rsidRDefault="00175B3B" w:rsidP="00600238">
            <w:pPr>
              <w:jc w:val="center"/>
              <w:rPr>
                <w:del w:id="679" w:author="Eisuke Tokiwa" w:date="2025-12-15T17:43:00Z" w16du:dateUtc="2025-12-15T08:43:00Z"/>
                <w:sz w:val="16"/>
                <w:szCs w:val="16"/>
              </w:rPr>
            </w:pPr>
            <w:del w:id="680" w:author="Eisuke Tokiwa" w:date="2025-12-15T17:43:00Z" w16du:dateUtc="2025-12-15T08:43:00Z">
              <w:r w:rsidRPr="00600238">
                <w:rPr>
                  <w:rFonts w:eastAsia="Times New Roman"/>
                  <w:sz w:val="16"/>
                  <w:szCs w:val="16"/>
                </w:rPr>
                <w:delText>4.33</w:delText>
              </w:r>
            </w:del>
          </w:p>
        </w:tc>
        <w:tc>
          <w:tcPr>
            <w:tcW w:w="532" w:type="dxa"/>
            <w:tcBorders>
              <w:top w:val="nil"/>
              <w:left w:val="nil"/>
              <w:bottom w:val="single" w:sz="6" w:space="0" w:color="000000"/>
              <w:right w:val="nil"/>
            </w:tcBorders>
            <w:tcMar>
              <w:top w:w="40" w:type="dxa"/>
              <w:left w:w="40" w:type="dxa"/>
              <w:bottom w:w="40" w:type="dxa"/>
              <w:right w:w="40" w:type="dxa"/>
            </w:tcMar>
            <w:vAlign w:val="bottom"/>
          </w:tcPr>
          <w:p w14:paraId="5950A4DA" w14:textId="77777777" w:rsidR="00175B3B" w:rsidRPr="00600238" w:rsidRDefault="00175B3B" w:rsidP="00600238">
            <w:pPr>
              <w:jc w:val="center"/>
              <w:rPr>
                <w:del w:id="681" w:author="Eisuke Tokiwa" w:date="2025-12-15T17:43:00Z" w16du:dateUtc="2025-12-15T08:43:00Z"/>
                <w:sz w:val="16"/>
                <w:szCs w:val="16"/>
              </w:rPr>
            </w:pPr>
            <w:del w:id="682" w:author="Eisuke Tokiwa" w:date="2025-12-15T17:43:00Z" w16du:dateUtc="2025-12-15T08:43:00Z">
              <w:r w:rsidRPr="00600238">
                <w:rPr>
                  <w:rFonts w:eastAsia="Times New Roman"/>
                  <w:sz w:val="16"/>
                  <w:szCs w:val="16"/>
                </w:rPr>
                <w:delText>4.04</w:delText>
              </w:r>
            </w:del>
          </w:p>
        </w:tc>
        <w:tc>
          <w:tcPr>
            <w:tcW w:w="532" w:type="dxa"/>
            <w:tcBorders>
              <w:top w:val="nil"/>
              <w:left w:val="nil"/>
              <w:bottom w:val="single" w:sz="6" w:space="0" w:color="000000"/>
              <w:right w:val="nil"/>
            </w:tcBorders>
            <w:tcMar>
              <w:top w:w="40" w:type="dxa"/>
              <w:left w:w="40" w:type="dxa"/>
              <w:bottom w:w="40" w:type="dxa"/>
              <w:right w:w="40" w:type="dxa"/>
            </w:tcMar>
            <w:vAlign w:val="bottom"/>
          </w:tcPr>
          <w:p w14:paraId="05D1154B" w14:textId="77777777" w:rsidR="00175B3B" w:rsidRPr="00600238" w:rsidRDefault="00175B3B" w:rsidP="00600238">
            <w:pPr>
              <w:jc w:val="center"/>
              <w:rPr>
                <w:del w:id="683" w:author="Eisuke Tokiwa" w:date="2025-12-15T17:43:00Z" w16du:dateUtc="2025-12-15T08:43:00Z"/>
                <w:sz w:val="16"/>
                <w:szCs w:val="16"/>
              </w:rPr>
            </w:pPr>
            <w:del w:id="684" w:author="Eisuke Tokiwa" w:date="2025-12-15T17:43:00Z" w16du:dateUtc="2025-12-15T08:43:00Z">
              <w:r w:rsidRPr="00600238">
                <w:rPr>
                  <w:rFonts w:eastAsia="Times New Roman"/>
                  <w:sz w:val="16"/>
                  <w:szCs w:val="16"/>
                </w:rPr>
                <w:delText>.84</w:delText>
              </w:r>
            </w:del>
          </w:p>
        </w:tc>
        <w:tc>
          <w:tcPr>
            <w:tcW w:w="532" w:type="dxa"/>
            <w:tcBorders>
              <w:top w:val="nil"/>
              <w:left w:val="nil"/>
              <w:bottom w:val="single" w:sz="6" w:space="0" w:color="000000"/>
              <w:right w:val="nil"/>
            </w:tcBorders>
            <w:tcMar>
              <w:top w:w="40" w:type="dxa"/>
              <w:left w:w="40" w:type="dxa"/>
              <w:bottom w:w="40" w:type="dxa"/>
              <w:right w:w="40" w:type="dxa"/>
            </w:tcMar>
            <w:vAlign w:val="bottom"/>
          </w:tcPr>
          <w:p w14:paraId="412A8668" w14:textId="77777777" w:rsidR="00175B3B" w:rsidRPr="00600238" w:rsidRDefault="00175B3B" w:rsidP="00600238">
            <w:pPr>
              <w:jc w:val="center"/>
              <w:rPr>
                <w:del w:id="685" w:author="Eisuke Tokiwa" w:date="2025-12-15T17:43:00Z" w16du:dateUtc="2025-12-15T08:43:00Z"/>
                <w:sz w:val="16"/>
                <w:szCs w:val="16"/>
              </w:rPr>
            </w:pPr>
            <w:del w:id="686" w:author="Eisuke Tokiwa" w:date="2025-12-15T17:43:00Z" w16du:dateUtc="2025-12-15T08:43:00Z">
              <w:r w:rsidRPr="00600238">
                <w:rPr>
                  <w:rFonts w:eastAsia="Times New Roman"/>
                  <w:sz w:val="16"/>
                  <w:szCs w:val="16"/>
                </w:rPr>
                <w:delText>.71</w:delText>
              </w:r>
            </w:del>
          </w:p>
        </w:tc>
        <w:tc>
          <w:tcPr>
            <w:tcW w:w="532" w:type="dxa"/>
            <w:tcBorders>
              <w:top w:val="nil"/>
              <w:left w:val="nil"/>
              <w:bottom w:val="single" w:sz="6" w:space="0" w:color="000000"/>
              <w:right w:val="nil"/>
            </w:tcBorders>
            <w:tcMar>
              <w:top w:w="40" w:type="dxa"/>
              <w:left w:w="40" w:type="dxa"/>
              <w:bottom w:w="40" w:type="dxa"/>
              <w:right w:w="40" w:type="dxa"/>
            </w:tcMar>
            <w:vAlign w:val="bottom"/>
          </w:tcPr>
          <w:p w14:paraId="17732B69" w14:textId="77777777" w:rsidR="00175B3B" w:rsidRPr="00600238" w:rsidRDefault="00175B3B" w:rsidP="00600238">
            <w:pPr>
              <w:jc w:val="center"/>
              <w:rPr>
                <w:del w:id="687" w:author="Eisuke Tokiwa" w:date="2025-12-15T17:43:00Z" w16du:dateUtc="2025-12-15T08:43:00Z"/>
                <w:sz w:val="16"/>
                <w:szCs w:val="16"/>
              </w:rPr>
            </w:pPr>
            <w:del w:id="688" w:author="Eisuke Tokiwa" w:date="2025-12-15T17:43:00Z" w16du:dateUtc="2025-12-15T08:43:00Z">
              <w:r w:rsidRPr="00600238">
                <w:rPr>
                  <w:rFonts w:eastAsia="Times New Roman"/>
                  <w:sz w:val="16"/>
                  <w:szCs w:val="16"/>
                </w:rPr>
                <w:delText>-.81</w:delText>
              </w:r>
            </w:del>
          </w:p>
        </w:tc>
        <w:tc>
          <w:tcPr>
            <w:tcW w:w="535" w:type="dxa"/>
            <w:tcBorders>
              <w:top w:val="nil"/>
              <w:left w:val="nil"/>
              <w:bottom w:val="single" w:sz="6" w:space="0" w:color="000000"/>
              <w:right w:val="nil"/>
            </w:tcBorders>
            <w:tcMar>
              <w:top w:w="40" w:type="dxa"/>
              <w:left w:w="40" w:type="dxa"/>
              <w:bottom w:w="40" w:type="dxa"/>
              <w:right w:w="40" w:type="dxa"/>
            </w:tcMar>
            <w:vAlign w:val="bottom"/>
          </w:tcPr>
          <w:p w14:paraId="385516A3" w14:textId="77777777" w:rsidR="00175B3B" w:rsidRPr="00600238" w:rsidRDefault="00175B3B" w:rsidP="00600238">
            <w:pPr>
              <w:jc w:val="center"/>
              <w:rPr>
                <w:del w:id="689" w:author="Eisuke Tokiwa" w:date="2025-12-15T17:43:00Z" w16du:dateUtc="2025-12-15T08:43:00Z"/>
                <w:sz w:val="16"/>
                <w:szCs w:val="16"/>
              </w:rPr>
            </w:pPr>
            <w:del w:id="690" w:author="Eisuke Tokiwa" w:date="2025-12-15T17:43:00Z" w16du:dateUtc="2025-12-15T08:43:00Z">
              <w:r w:rsidRPr="00600238">
                <w:rPr>
                  <w:rFonts w:eastAsia="Times New Roman"/>
                  <w:sz w:val="16"/>
                  <w:szCs w:val="16"/>
                </w:rPr>
                <w:delText>.13</w:delText>
              </w:r>
            </w:del>
          </w:p>
        </w:tc>
      </w:tr>
    </w:tbl>
    <w:p w14:paraId="132EA84E" w14:textId="02B1F90A" w:rsidR="00731707" w:rsidRPr="002C672E" w:rsidRDefault="00EB061A" w:rsidP="00731707">
      <w:pPr>
        <w:pStyle w:val="PARA"/>
        <w:spacing w:line="240" w:lineRule="auto"/>
        <w:rPr>
          <w:lang w:eastAsia="ja-JP"/>
        </w:rPr>
      </w:pPr>
      <w:del w:id="691" w:author="Eisuke Tokiwa" w:date="2025-12-15T17:43:00Z" w16du:dateUtc="2025-12-15T08:43:00Z">
        <w:r>
          <w:rPr>
            <w:noProof/>
          </w:rPr>
          <w:drawing>
            <wp:anchor distT="0" distB="0" distL="114300" distR="114300" simplePos="0" relativeHeight="251666432" behindDoc="0" locked="0" layoutInCell="1" allowOverlap="1" wp14:anchorId="3B38EF93" wp14:editId="25A115AE">
              <wp:simplePos x="0" y="0"/>
              <wp:positionH relativeFrom="margin">
                <wp:align>left</wp:align>
              </wp:positionH>
              <wp:positionV relativeFrom="paragraph">
                <wp:posOffset>161290</wp:posOffset>
              </wp:positionV>
              <wp:extent cx="3060700" cy="2124710"/>
              <wp:effectExtent l="0" t="0" r="6350" b="8890"/>
              <wp:wrapSquare wrapText="bothSides"/>
              <wp:docPr id="244332051" name="図 2" descr="グラフ, ヒスト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230" name="図 2" descr="グラフ, ヒストグラム&#10;&#10;AI 生成コンテンツは誤りを含む可能性があります。"/>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60700" cy="2124710"/>
                      </a:xfrm>
                      <a:prstGeom prst="rect">
                        <a:avLst/>
                      </a:prstGeom>
                      <a:noFill/>
                      <a:ln>
                        <a:noFill/>
                      </a:ln>
                    </pic:spPr>
                  </pic:pic>
                </a:graphicData>
              </a:graphic>
            </wp:anchor>
          </w:drawing>
        </w:r>
      </w:del>
    </w:p>
    <w:p w14:paraId="7FFB6DFB" w14:textId="77777777" w:rsidR="00731707" w:rsidRDefault="00731707" w:rsidP="00731707">
      <w:pPr>
        <w:pStyle w:val="FigureCaption"/>
        <w:jc w:val="center"/>
        <w:rPr>
          <w:noProof/>
          <w:lang w:eastAsia="ja-JP"/>
        </w:rPr>
      </w:pPr>
      <w:r>
        <w:rPr>
          <w:rFonts w:hint="eastAsia"/>
          <w:noProof/>
          <w:lang w:eastAsia="ja-JP"/>
        </w:rPr>
        <w:t xml:space="preserve">Figure </w:t>
      </w:r>
      <w:bookmarkStart w:id="692" w:name="_Hlk211596961"/>
      <w:r>
        <w:rPr>
          <w:rFonts w:hint="eastAsia"/>
          <w:noProof/>
          <w:lang w:eastAsia="ja-JP"/>
        </w:rPr>
        <w:t>1</w:t>
      </w:r>
    </w:p>
    <w:p w14:paraId="60278194" w14:textId="58FF2304" w:rsidR="00E02294" w:rsidRDefault="00731707" w:rsidP="00D47DDE">
      <w:pPr>
        <w:pStyle w:val="FigCaption"/>
        <w:jc w:val="both"/>
      </w:pPr>
      <w:r w:rsidRPr="00AE66AC">
        <w:rPr>
          <w:lang w:eastAsia="ja-JP"/>
        </w:rPr>
        <w:t>Histograms showing the distributions of scores for the six HEXACO domains among 13,668 Japanese participants. Honesty–Humility and Emotionality were centered around mid-range values, while Extraversion was skewed toward lower scores, indicating a general tendency toward introversion.</w:t>
      </w:r>
      <w:bookmarkEnd w:id="692"/>
    </w:p>
    <w:p w14:paraId="4E8EF6B9" w14:textId="45582497" w:rsidR="00E02294" w:rsidRDefault="00747228" w:rsidP="00C71553">
      <w:pPr>
        <w:pStyle w:val="H2First"/>
        <w:numPr>
          <w:ilvl w:val="0"/>
          <w:numId w:val="14"/>
        </w:numPr>
        <w:rPr>
          <w:ins w:id="693" w:author="Eisuke Tokiwa" w:date="2025-12-15T17:43:00Z" w16du:dateUtc="2025-12-15T08:43:00Z"/>
        </w:rPr>
      </w:pPr>
      <w:del w:id="694" w:author="Eisuke Tokiwa" w:date="2025-12-15T17:43:00Z" w16du:dateUtc="2025-12-15T08:43:00Z">
        <w:r w:rsidRPr="00747228">
          <w:rPr>
            <w:lang w:eastAsia="ja-JP"/>
          </w:rPr>
          <w:delText>C</w:delText>
        </w:r>
        <w:r>
          <w:rPr>
            <w:rFonts w:hint="eastAsia"/>
            <w:lang w:eastAsia="ja-JP"/>
          </w:rPr>
          <w:delText xml:space="preserve">ORRELATION AND </w:delText>
        </w:r>
      </w:del>
      <w:r w:rsidR="00E02294" w:rsidRPr="00E02294">
        <w:rPr>
          <w:lang w:eastAsia="ja-JP"/>
        </w:rPr>
        <w:t>R</w:t>
      </w:r>
      <w:r w:rsidR="00E02294">
        <w:rPr>
          <w:rFonts w:hint="eastAsia"/>
          <w:lang w:eastAsia="ja-JP"/>
        </w:rPr>
        <w:t>ELIABILITY</w:t>
      </w:r>
      <w:r w:rsidR="00E02294" w:rsidRPr="00E02294">
        <w:rPr>
          <w:lang w:eastAsia="ja-JP"/>
        </w:rPr>
        <w:t xml:space="preserve"> </w:t>
      </w:r>
      <w:del w:id="695" w:author="Eisuke Tokiwa" w:date="2025-12-15T17:43:00Z" w16du:dateUtc="2025-12-15T08:43:00Z">
        <w:r>
          <w:rPr>
            <w:rFonts w:hint="eastAsia"/>
            <w:lang w:eastAsia="ja-JP"/>
          </w:rPr>
          <w:delText>OF</w:delText>
        </w:r>
      </w:del>
      <w:ins w:id="696" w:author="Eisuke Tokiwa" w:date="2025-12-15T17:43:00Z" w16du:dateUtc="2025-12-15T08:43:00Z">
        <w:r w:rsidR="00E02294" w:rsidRPr="00E02294">
          <w:rPr>
            <w:lang w:eastAsia="ja-JP"/>
          </w:rPr>
          <w:t>E</w:t>
        </w:r>
        <w:r w:rsidR="00E02294">
          <w:rPr>
            <w:rFonts w:hint="eastAsia"/>
            <w:lang w:eastAsia="ja-JP"/>
          </w:rPr>
          <w:t>STIMATES</w:t>
        </w:r>
      </w:ins>
    </w:p>
    <w:p w14:paraId="2DCF4C11" w14:textId="4DEF1D38" w:rsidR="00E02294" w:rsidRPr="00E02294" w:rsidRDefault="00C71553">
      <w:pPr>
        <w:pStyle w:val="PARA"/>
        <w:spacing w:line="240" w:lineRule="auto"/>
        <w:ind w:firstLine="180"/>
        <w:rPr>
          <w:lang w:eastAsia="ja-JP"/>
        </w:rPr>
        <w:pPrChange w:id="697" w:author="Eisuke Tokiwa" w:date="2025-12-15T17:43:00Z" w16du:dateUtc="2025-12-15T08:43:00Z">
          <w:pPr>
            <w:pStyle w:val="H2Cont"/>
            <w:numPr>
              <w:numId w:val="12"/>
            </w:numPr>
            <w:ind w:left="180"/>
          </w:pPr>
        </w:pPrChange>
      </w:pPr>
      <w:ins w:id="698" w:author="Eisuke Tokiwa" w:date="2025-12-15T17:43:00Z" w16du:dateUtc="2025-12-15T08:43:00Z">
        <w:r w:rsidRPr="00C71553">
          <w:t>Internal consistency coefficients (Cronbach’s α) were calculated for each of the six</w:t>
        </w:r>
      </w:ins>
      <w:r w:rsidRPr="00C71553">
        <w:t xml:space="preserve"> HEXACO </w:t>
      </w:r>
      <w:del w:id="699" w:author="Eisuke Tokiwa" w:date="2025-12-15T17:43:00Z" w16du:dateUtc="2025-12-15T08:43:00Z">
        <w:r w:rsidR="00747228">
          <w:rPr>
            <w:rFonts w:hint="eastAsia"/>
            <w:lang w:eastAsia="ja-JP"/>
          </w:rPr>
          <w:delText>TRAITS</w:delText>
        </w:r>
      </w:del>
      <w:ins w:id="700" w:author="Eisuke Tokiwa" w:date="2025-12-15T17:43:00Z" w16du:dateUtc="2025-12-15T08:43:00Z">
        <w:r w:rsidRPr="00C71553">
          <w:t>dimensions. All domains demonstrated acceptable to good reliability, with α coefficients ranging from .78 to .84, which aligns with previously reported values for the HEXACO-60 instrument. These results indicate that the measurement model was sufficiently reliable for use in the subsequent correlational and clustering analyses.</w:t>
        </w:r>
      </w:ins>
    </w:p>
    <w:p w14:paraId="4A504F7A" w14:textId="779A8412" w:rsidR="00E02294" w:rsidRDefault="00E02294" w:rsidP="003A2716">
      <w:pPr>
        <w:pStyle w:val="H2First"/>
        <w:numPr>
          <w:ilvl w:val="0"/>
          <w:numId w:val="14"/>
        </w:numPr>
        <w:rPr>
          <w:ins w:id="701" w:author="Eisuke Tokiwa" w:date="2025-12-15T17:43:00Z" w16du:dateUtc="2025-12-15T08:43:00Z"/>
        </w:rPr>
      </w:pPr>
      <w:ins w:id="702" w:author="Eisuke Tokiwa" w:date="2025-12-15T17:43:00Z" w16du:dateUtc="2025-12-15T08:43:00Z">
        <w:r w:rsidRPr="00E02294">
          <w:rPr>
            <w:lang w:eastAsia="ja-JP"/>
          </w:rPr>
          <w:t>N</w:t>
        </w:r>
        <w:r>
          <w:rPr>
            <w:rFonts w:hint="eastAsia"/>
            <w:lang w:eastAsia="ja-JP"/>
          </w:rPr>
          <w:t>ORMALITY</w:t>
        </w:r>
        <w:r w:rsidRPr="00E02294">
          <w:rPr>
            <w:lang w:eastAsia="ja-JP"/>
          </w:rPr>
          <w:t xml:space="preserve"> T</w:t>
        </w:r>
        <w:r>
          <w:rPr>
            <w:rFonts w:hint="eastAsia"/>
            <w:lang w:eastAsia="ja-JP"/>
          </w:rPr>
          <w:t>ESTS</w:t>
        </w:r>
      </w:ins>
    </w:p>
    <w:p w14:paraId="1551F2E9" w14:textId="16D644F4" w:rsidR="003A2716" w:rsidRDefault="003A2716" w:rsidP="003A2716">
      <w:pPr>
        <w:pStyle w:val="PARA"/>
        <w:ind w:firstLine="180"/>
        <w:rPr>
          <w:ins w:id="703" w:author="Eisuke Tokiwa" w:date="2025-12-15T17:43:00Z" w16du:dateUtc="2025-12-15T08:43:00Z"/>
        </w:rPr>
      </w:pPr>
      <w:ins w:id="704" w:author="Eisuke Tokiwa" w:date="2025-12-15T17:43:00Z" w16du:dateUtc="2025-12-15T08:43:00Z">
        <w:r>
          <w:t>Shapiro–Wilk tests were conducted to examine the distributional properties of the six HEXACO domains.</w:t>
        </w:r>
        <w:r>
          <w:rPr>
            <w:rFonts w:hint="eastAsia"/>
            <w:lang w:eastAsia="ja-JP"/>
          </w:rPr>
          <w:t xml:space="preserve"> </w:t>
        </w:r>
        <w:r>
          <w:t>All traits showed statistically significant deviations from normality:</w:t>
        </w:r>
      </w:ins>
    </w:p>
    <w:p w14:paraId="6FE9BBFD" w14:textId="77777777" w:rsidR="003A2716" w:rsidRDefault="003A2716" w:rsidP="003A2716">
      <w:pPr>
        <w:pStyle w:val="PARA"/>
        <w:numPr>
          <w:ilvl w:val="0"/>
          <w:numId w:val="44"/>
        </w:numPr>
        <w:ind w:firstLine="180"/>
        <w:rPr>
          <w:ins w:id="705" w:author="Eisuke Tokiwa" w:date="2025-12-15T17:43:00Z" w16du:dateUtc="2025-12-15T08:43:00Z"/>
        </w:rPr>
      </w:pPr>
      <w:ins w:id="706" w:author="Eisuke Tokiwa" w:date="2025-12-15T17:43:00Z" w16du:dateUtc="2025-12-15T08:43:00Z">
        <w:r>
          <w:t>Honesty–Humility: W = 0.9907, p &lt; .001</w:t>
        </w:r>
      </w:ins>
    </w:p>
    <w:p w14:paraId="3D7F1FF8" w14:textId="77777777" w:rsidR="003A2716" w:rsidRDefault="003A2716" w:rsidP="003A2716">
      <w:pPr>
        <w:pStyle w:val="PARA"/>
        <w:numPr>
          <w:ilvl w:val="0"/>
          <w:numId w:val="44"/>
        </w:numPr>
        <w:ind w:firstLine="180"/>
        <w:rPr>
          <w:ins w:id="707" w:author="Eisuke Tokiwa" w:date="2025-12-15T17:43:00Z" w16du:dateUtc="2025-12-15T08:43:00Z"/>
        </w:rPr>
      </w:pPr>
      <w:ins w:id="708" w:author="Eisuke Tokiwa" w:date="2025-12-15T17:43:00Z" w16du:dateUtc="2025-12-15T08:43:00Z">
        <w:r>
          <w:t>Emotionality: W = 0.9863, p &lt; .001</w:t>
        </w:r>
      </w:ins>
    </w:p>
    <w:p w14:paraId="6BC9DCBD" w14:textId="77777777" w:rsidR="003A2716" w:rsidRDefault="003A2716" w:rsidP="003A2716">
      <w:pPr>
        <w:pStyle w:val="PARA"/>
        <w:numPr>
          <w:ilvl w:val="0"/>
          <w:numId w:val="44"/>
        </w:numPr>
        <w:ind w:firstLine="180"/>
        <w:rPr>
          <w:ins w:id="709" w:author="Eisuke Tokiwa" w:date="2025-12-15T17:43:00Z" w16du:dateUtc="2025-12-15T08:43:00Z"/>
        </w:rPr>
      </w:pPr>
      <w:ins w:id="710" w:author="Eisuke Tokiwa" w:date="2025-12-15T17:43:00Z" w16du:dateUtc="2025-12-15T08:43:00Z">
        <w:r>
          <w:t>Extraversion: W = 0.9826, p &lt; .001</w:t>
        </w:r>
      </w:ins>
    </w:p>
    <w:p w14:paraId="2D939D5F" w14:textId="77777777" w:rsidR="003A2716" w:rsidRDefault="003A2716" w:rsidP="003A2716">
      <w:pPr>
        <w:pStyle w:val="PARA"/>
        <w:numPr>
          <w:ilvl w:val="0"/>
          <w:numId w:val="44"/>
        </w:numPr>
        <w:ind w:firstLine="180"/>
        <w:rPr>
          <w:ins w:id="711" w:author="Eisuke Tokiwa" w:date="2025-12-15T17:43:00Z" w16du:dateUtc="2025-12-15T08:43:00Z"/>
        </w:rPr>
      </w:pPr>
      <w:ins w:id="712" w:author="Eisuke Tokiwa" w:date="2025-12-15T17:43:00Z" w16du:dateUtc="2025-12-15T08:43:00Z">
        <w:r>
          <w:t>Agreeableness: W = 0.9952, p &lt; .001</w:t>
        </w:r>
      </w:ins>
    </w:p>
    <w:p w14:paraId="3738E469" w14:textId="77777777" w:rsidR="003A2716" w:rsidRDefault="003A2716" w:rsidP="003A2716">
      <w:pPr>
        <w:pStyle w:val="PARA"/>
        <w:numPr>
          <w:ilvl w:val="0"/>
          <w:numId w:val="44"/>
        </w:numPr>
        <w:ind w:firstLine="180"/>
        <w:rPr>
          <w:ins w:id="713" w:author="Eisuke Tokiwa" w:date="2025-12-15T17:43:00Z" w16du:dateUtc="2025-12-15T08:43:00Z"/>
        </w:rPr>
      </w:pPr>
      <w:ins w:id="714" w:author="Eisuke Tokiwa" w:date="2025-12-15T17:43:00Z" w16du:dateUtc="2025-12-15T08:43:00Z">
        <w:r>
          <w:t>Conscientiousness: W = 0.9897, p &lt; .001</w:t>
        </w:r>
      </w:ins>
    </w:p>
    <w:p w14:paraId="6659C5E9" w14:textId="3743AF7E" w:rsidR="003A2716" w:rsidRDefault="003A2716" w:rsidP="003A2716">
      <w:pPr>
        <w:pStyle w:val="PARA"/>
        <w:numPr>
          <w:ilvl w:val="0"/>
          <w:numId w:val="44"/>
        </w:numPr>
        <w:ind w:firstLine="180"/>
        <w:rPr>
          <w:ins w:id="715" w:author="Eisuke Tokiwa" w:date="2025-12-15T17:43:00Z" w16du:dateUtc="2025-12-15T08:43:00Z"/>
        </w:rPr>
      </w:pPr>
      <w:ins w:id="716" w:author="Eisuke Tokiwa" w:date="2025-12-15T17:43:00Z" w16du:dateUtc="2025-12-15T08:43:00Z">
        <w:r>
          <w:t>Openness: W = 0.9697, p &lt; .001</w:t>
        </w:r>
      </w:ins>
    </w:p>
    <w:p w14:paraId="274CFC1B" w14:textId="352009F3" w:rsidR="00E02294" w:rsidRPr="00E02294" w:rsidRDefault="003A2716" w:rsidP="003A2716">
      <w:pPr>
        <w:pStyle w:val="PARA"/>
        <w:spacing w:line="240" w:lineRule="auto"/>
        <w:ind w:firstLine="180"/>
        <w:rPr>
          <w:ins w:id="717" w:author="Eisuke Tokiwa" w:date="2025-12-15T17:43:00Z" w16du:dateUtc="2025-12-15T08:43:00Z"/>
          <w:lang w:eastAsia="ja-JP"/>
        </w:rPr>
      </w:pPr>
      <w:ins w:id="718" w:author="Eisuke Tokiwa" w:date="2025-12-15T17:43:00Z" w16du:dateUtc="2025-12-15T08:43:00Z">
        <w:r>
          <w:t>Given these results and the large sample size, which increases sensitivity to even minor deviations from normality, subsequent correlational analyses were performed using Spearman’s rank-order correlation, a nonparametric alternative robust to non-normal distributions.</w:t>
        </w:r>
      </w:ins>
    </w:p>
    <w:p w14:paraId="09C45389" w14:textId="7C0B293D" w:rsidR="00E02294" w:rsidRDefault="00E02294" w:rsidP="003A2716">
      <w:pPr>
        <w:pStyle w:val="H2First"/>
        <w:numPr>
          <w:ilvl w:val="0"/>
          <w:numId w:val="14"/>
        </w:numPr>
        <w:rPr>
          <w:ins w:id="719" w:author="Eisuke Tokiwa" w:date="2025-12-15T17:43:00Z" w16du:dateUtc="2025-12-15T08:43:00Z"/>
        </w:rPr>
      </w:pPr>
      <w:ins w:id="720" w:author="Eisuke Tokiwa" w:date="2025-12-15T17:43:00Z" w16du:dateUtc="2025-12-15T08:43:00Z">
        <w:r w:rsidRPr="00E02294">
          <w:rPr>
            <w:lang w:eastAsia="ja-JP"/>
          </w:rPr>
          <w:t>C</w:t>
        </w:r>
        <w:r>
          <w:rPr>
            <w:rFonts w:hint="eastAsia"/>
            <w:lang w:eastAsia="ja-JP"/>
          </w:rPr>
          <w:t>ORRELATION</w:t>
        </w:r>
        <w:r w:rsidRPr="00E02294">
          <w:rPr>
            <w:lang w:eastAsia="ja-JP"/>
          </w:rPr>
          <w:t xml:space="preserve"> A</w:t>
        </w:r>
        <w:r>
          <w:rPr>
            <w:rFonts w:hint="eastAsia"/>
            <w:lang w:eastAsia="ja-JP"/>
          </w:rPr>
          <w:t>NALYSIS</w:t>
        </w:r>
      </w:ins>
    </w:p>
    <w:p w14:paraId="05025AFF" w14:textId="421484AB" w:rsidR="003A2716" w:rsidRDefault="003A2716" w:rsidP="003A2716">
      <w:pPr>
        <w:pStyle w:val="PARA"/>
        <w:ind w:firstLine="180"/>
        <w:rPr>
          <w:ins w:id="721" w:author="Eisuke Tokiwa" w:date="2025-12-15T17:43:00Z" w16du:dateUtc="2025-12-15T08:43:00Z"/>
          <w:lang w:eastAsia="ja-JP"/>
        </w:rPr>
      </w:pPr>
      <w:ins w:id="722" w:author="Eisuke Tokiwa" w:date="2025-12-15T17:43:00Z" w16du:dateUtc="2025-12-15T08:43:00Z">
        <w:r>
          <w:t xml:space="preserve">Spearman’s rank-order correlations were computed among the six HEXACO domains, with 95% confidence intervals included in Table </w:t>
        </w:r>
        <w:r w:rsidR="007B418C">
          <w:rPr>
            <w:rFonts w:hint="eastAsia"/>
            <w:lang w:eastAsia="ja-JP"/>
          </w:rPr>
          <w:t>1</w:t>
        </w:r>
        <w:r>
          <w:t>. Overall, the observed associations were consistent with theoretical expectations of the HEXACO framework.</w:t>
        </w:r>
      </w:ins>
    </w:p>
    <w:p w14:paraId="5EF27B0C" w14:textId="76495226" w:rsidR="003A2716" w:rsidRDefault="003A2716" w:rsidP="003A2716">
      <w:pPr>
        <w:pStyle w:val="PARA"/>
        <w:ind w:firstLine="180"/>
        <w:rPr>
          <w:ins w:id="723" w:author="Eisuke Tokiwa" w:date="2025-12-15T17:43:00Z" w16du:dateUtc="2025-12-15T08:43:00Z"/>
          <w:lang w:eastAsia="ja-JP"/>
        </w:rPr>
      </w:pPr>
      <w:ins w:id="724" w:author="Eisuke Tokiwa" w:date="2025-12-15T17:43:00Z" w16du:dateUtc="2025-12-15T08:43:00Z">
        <w:r>
          <w:t>Honesty–Humility showed small positive correlations with Agreeableness and Conscientiousness, and a small negative correlation with Extraversion. Emotionality demonstrated a small negative association with Extraversion, along with small positive associations with Agreeableness and Conscientiousness. Extraversion exhibited small positive correlations with Openness and Agreeableness. Agreeableness and Conscientiousness were largely independent, showing only a negligible negative association. Finally, Openness showed small positive correlations with Extraversion, Agreeableness, and Conscientiousness.</w:t>
        </w:r>
      </w:ins>
    </w:p>
    <w:p w14:paraId="5FF4F468" w14:textId="1C4A2002" w:rsidR="003A2716" w:rsidRDefault="003A2716" w:rsidP="003A2716">
      <w:pPr>
        <w:pStyle w:val="PARA"/>
        <w:spacing w:line="240" w:lineRule="auto"/>
        <w:ind w:firstLine="180"/>
        <w:rPr>
          <w:ins w:id="725" w:author="Eisuke Tokiwa" w:date="2025-12-15T17:43:00Z" w16du:dateUtc="2025-12-15T08:43:00Z"/>
        </w:rPr>
      </w:pPr>
      <w:ins w:id="726" w:author="Eisuke Tokiwa" w:date="2025-12-15T17:43:00Z" w16du:dateUtc="2025-12-15T08:43:00Z">
        <w:r>
          <w:t xml:space="preserve">All reported p-values were below the significance thresholds used in this study (see Table </w:t>
        </w:r>
        <w:r w:rsidR="007B418C">
          <w:rPr>
            <w:rFonts w:hint="eastAsia"/>
            <w:lang w:eastAsia="ja-JP"/>
          </w:rPr>
          <w:t>1</w:t>
        </w:r>
        <w:r>
          <w:t xml:space="preserve"> notes for thresholds). Full correlation coefficients and their 95% confidence intervals are presented in Table </w:t>
        </w:r>
        <w:r w:rsidR="007B418C">
          <w:rPr>
            <w:rFonts w:hint="eastAsia"/>
            <w:lang w:eastAsia="ja-JP"/>
          </w:rPr>
          <w:t>1</w:t>
        </w:r>
        <w:r>
          <w:t>.</w:t>
        </w:r>
      </w:ins>
    </w:p>
    <w:p w14:paraId="72B7F64B" w14:textId="32E7E306" w:rsidR="00824177" w:rsidRDefault="003A2716" w:rsidP="00824177">
      <w:pPr>
        <w:pStyle w:val="PARA"/>
        <w:spacing w:line="240" w:lineRule="auto"/>
        <w:jc w:val="center"/>
        <w:rPr>
          <w:moveTo w:id="727" w:author="Eisuke Tokiwa" w:date="2025-12-15T17:43:00Z" w16du:dateUtc="2025-12-15T08:43:00Z"/>
          <w:i/>
          <w:sz w:val="14"/>
          <w:rPrChange w:id="728" w:author="Eisuke Tokiwa" w:date="2025-12-15T17:43:00Z" w16du:dateUtc="2025-12-15T08:43:00Z">
            <w:rPr>
              <w:moveTo w:id="729" w:author="Eisuke Tokiwa" w:date="2025-12-15T17:43:00Z" w16du:dateUtc="2025-12-15T08:43:00Z"/>
              <w:sz w:val="16"/>
            </w:rPr>
          </w:rPrChange>
        </w:rPr>
      </w:pPr>
      <w:moveToRangeStart w:id="730" w:author="Eisuke Tokiwa" w:date="2025-12-15T17:43:00Z" w:name="move216713038"/>
      <w:moveTo w:id="731" w:author="Eisuke Tokiwa" w:date="2025-12-15T17:43:00Z" w16du:dateUtc="2025-12-15T08:43:00Z">
        <w:r w:rsidRPr="00381358">
          <w:rPr>
            <w:sz w:val="16"/>
            <w:szCs w:val="16"/>
          </w:rPr>
          <w:t xml:space="preserve">TABLE </w:t>
        </w:r>
        <w:r w:rsidR="007B418C">
          <w:rPr>
            <w:rFonts w:hint="eastAsia"/>
            <w:sz w:val="16"/>
            <w:szCs w:val="16"/>
            <w:lang w:eastAsia="ja-JP"/>
          </w:rPr>
          <w:t>1</w:t>
        </w:r>
      </w:moveTo>
    </w:p>
    <w:moveToRangeEnd w:id="730"/>
    <w:p w14:paraId="6BF2ECF3" w14:textId="56AFE60F" w:rsidR="00730896" w:rsidRDefault="0040001D" w:rsidP="00600238">
      <w:pPr>
        <w:pStyle w:val="PARA"/>
        <w:spacing w:line="240" w:lineRule="auto"/>
        <w:rPr>
          <w:del w:id="732" w:author="Eisuke Tokiwa" w:date="2025-12-15T17:43:00Z" w16du:dateUtc="2025-12-15T08:43:00Z"/>
        </w:rPr>
      </w:pPr>
      <w:del w:id="733" w:author="Eisuke Tokiwa" w:date="2025-12-15T17:43:00Z" w16du:dateUtc="2025-12-15T08:43:00Z">
        <w:r w:rsidRPr="0040001D">
          <w:delText>The assumption of normality was examined using the Shapiro–Wilk test. As most variables significantly deviated from a normal distribution, nonparametric Spearman’s rank correlations were conducted to examine the associations among HEXACO traits (Table 2).</w:delText>
        </w:r>
        <w:r>
          <w:rPr>
            <w:rFonts w:hint="eastAsia"/>
            <w:lang w:eastAsia="ja-JP"/>
          </w:rPr>
          <w:delText xml:space="preserve"> </w:delText>
        </w:r>
        <w:r w:rsidR="00747228" w:rsidRPr="00747228">
          <w:delText xml:space="preserve">Several notable relationships emerged. First, there was a negative correlation between Honesty-Humility and Extraversion (r = -.2313), indicating that individuals with higher levels of honesty and humility tend to score lower on extraversion, possibly reflecting the influence of Japanese cultural norms that emphasize modesty and restraint. Conversely, Honesty-Humility was positively correlated with Conscientiousness (r =.1835), suggesting that individuals who are honest and humble are also likely to be more organized and disciplined. This relationship may reflect the close connection between integrity and responsibility in Japanese culture. In terms of reliability, Cronbach’s alpha was calculated for the HEXACO scales. The overall scale had an alpha of .64, indicating moderate internal consistency. Domain-specific alphas were: Honesty-Humility (.57), Emotionality (.79), Extraversion (.79), Agreeableness (.68), Conscientiousness (.76), and Openness (.72). While Emotionality and Extraversion demonstrated strong internal consistency, Honesty-Humility </w:delText>
        </w:r>
        <w:r w:rsidR="00747228" w:rsidRPr="00747228">
          <w:lastRenderedPageBreak/>
          <w:delText>had a relatively low alpha of .57, suggesting that this domain may require further refinement for enhanced reliability in future research.</w:delText>
        </w:r>
      </w:del>
    </w:p>
    <w:p w14:paraId="43904A97" w14:textId="77777777" w:rsidR="00830FEF" w:rsidRPr="00381358" w:rsidRDefault="00830FEF" w:rsidP="00830FEF">
      <w:pPr>
        <w:pStyle w:val="PARA"/>
        <w:spacing w:line="240" w:lineRule="auto"/>
        <w:jc w:val="center"/>
        <w:rPr>
          <w:moveFrom w:id="734" w:author="Eisuke Tokiwa" w:date="2025-12-15T17:43:00Z" w16du:dateUtc="2025-12-15T08:43:00Z"/>
          <w:sz w:val="16"/>
          <w:szCs w:val="16"/>
          <w:lang w:eastAsia="ja-JP"/>
        </w:rPr>
      </w:pPr>
      <w:moveFromRangeStart w:id="735" w:author="Eisuke Tokiwa" w:date="2025-12-15T17:43:00Z" w:name="move216713039"/>
      <w:moveFrom w:id="736" w:author="Eisuke Tokiwa" w:date="2025-12-15T17:43:00Z" w16du:dateUtc="2025-12-15T08:43:00Z">
        <w:r w:rsidRPr="00381358">
          <w:rPr>
            <w:sz w:val="16"/>
            <w:szCs w:val="16"/>
          </w:rPr>
          <w:t xml:space="preserve">TABLE </w:t>
        </w:r>
        <w:r w:rsidR="007B418C">
          <w:rPr>
            <w:rFonts w:hint="eastAsia"/>
            <w:sz w:val="16"/>
            <w:szCs w:val="16"/>
            <w:lang w:eastAsia="ja-JP"/>
          </w:rPr>
          <w:t>2</w:t>
        </w:r>
      </w:moveFrom>
    </w:p>
    <w:tbl>
      <w:tblPr>
        <w:tblW w:w="0" w:type="dxa"/>
        <w:tblCellSpacing w:w="0" w:type="dxa"/>
        <w:tblLayout w:type="fixed"/>
        <w:tblCellMar>
          <w:left w:w="0" w:type="dxa"/>
          <w:right w:w="0" w:type="dxa"/>
        </w:tblCellMar>
        <w:tblLook w:val="04A0" w:firstRow="1" w:lastRow="0" w:firstColumn="1" w:lastColumn="0" w:noHBand="0" w:noVBand="1"/>
        <w:tblPrChange w:id="737" w:author="Eisuke Tokiwa" w:date="2025-12-15T17:43:00Z" w16du:dateUtc="2025-12-15T08:43:00Z">
          <w:tblPr>
            <w:tblW w:w="4604" w:type="dxa"/>
            <w:jc w:val="center"/>
            <w:tblBorders>
              <w:top w:val="nil"/>
              <w:left w:val="nil"/>
              <w:bottom w:val="nil"/>
              <w:right w:val="nil"/>
              <w:insideH w:val="nil"/>
              <w:insideV w:val="nil"/>
            </w:tblBorders>
            <w:tblLayout w:type="fixed"/>
            <w:tblLook w:val="0600" w:firstRow="0" w:lastRow="0" w:firstColumn="0" w:lastColumn="0" w:noHBand="1" w:noVBand="1"/>
          </w:tblPr>
        </w:tblPrChange>
      </w:tblPr>
      <w:tblGrid>
        <w:gridCol w:w="4820"/>
        <w:tblGridChange w:id="738">
          <w:tblGrid>
            <w:gridCol w:w="4604"/>
            <w:gridCol w:w="216"/>
          </w:tblGrid>
        </w:tblGridChange>
      </w:tblGrid>
      <w:tr w:rsidR="00824177" w:rsidRPr="00824177" w14:paraId="7F7D832E" w14:textId="77777777">
        <w:trPr>
          <w:trHeight w:val="315"/>
          <w:tblCellSpacing w:w="0" w:type="dxa"/>
          <w:trPrChange w:id="739" w:author="Eisuke Tokiwa" w:date="2025-12-15T17:43:00Z" w16du:dateUtc="2025-12-15T08:43:00Z">
            <w:trPr>
              <w:gridAfter w:val="0"/>
              <w:trHeight w:val="340"/>
              <w:jc w:val="center"/>
            </w:trPr>
          </w:trPrChange>
        </w:trPr>
        <w:tc>
          <w:tcPr>
            <w:tcW w:w="4820" w:type="dxa"/>
            <w:tcBorders>
              <w:bottom w:val="single" w:sz="6" w:space="0" w:color="000000"/>
            </w:tcBorders>
            <w:tcMar>
              <w:top w:w="30" w:type="dxa"/>
              <w:left w:w="45" w:type="dxa"/>
              <w:bottom w:w="30" w:type="dxa"/>
              <w:right w:w="45" w:type="dxa"/>
            </w:tcMar>
            <w:vAlign w:val="center"/>
            <w:hideMark/>
            <w:tcPrChange w:id="740" w:author="Eisuke Tokiwa" w:date="2025-12-15T17:43:00Z" w16du:dateUtc="2025-12-15T08:43:00Z">
              <w:tcPr>
                <w:tcW w:w="4604" w:type="dxa"/>
                <w:tcBorders>
                  <w:top w:val="nil"/>
                  <w:left w:val="nil"/>
                  <w:bottom w:val="single" w:sz="6" w:space="0" w:color="000000"/>
                  <w:right w:val="nil"/>
                </w:tcBorders>
                <w:tcMar>
                  <w:top w:w="40" w:type="dxa"/>
                  <w:left w:w="40" w:type="dxa"/>
                  <w:bottom w:w="40" w:type="dxa"/>
                  <w:right w:w="40" w:type="dxa"/>
                </w:tcMar>
                <w:vAlign w:val="bottom"/>
                <w:hideMark/>
              </w:tcPr>
            </w:tcPrChange>
          </w:tcPr>
          <w:moveFromRangeEnd w:id="735"/>
          <w:p w14:paraId="33CAA089" w14:textId="77777777" w:rsidR="00824177" w:rsidRPr="00824177" w:rsidRDefault="00824177">
            <w:pPr>
              <w:pStyle w:val="PARA"/>
              <w:jc w:val="center"/>
              <w:rPr>
                <w:i/>
                <w:sz w:val="12"/>
                <w:rPrChange w:id="741" w:author="Eisuke Tokiwa" w:date="2025-12-15T17:43:00Z" w16du:dateUtc="2025-12-15T08:43:00Z">
                  <w:rPr>
                    <w:sz w:val="14"/>
                  </w:rPr>
                </w:rPrChange>
              </w:rPr>
              <w:pPrChange w:id="742" w:author="Eisuke Tokiwa" w:date="2025-12-15T17:43:00Z" w16du:dateUtc="2025-12-15T08:43:00Z">
                <w:pPr>
                  <w:jc w:val="center"/>
                </w:pPr>
              </w:pPrChange>
            </w:pPr>
            <w:r w:rsidRPr="00824177">
              <w:rPr>
                <w:i/>
                <w:sz w:val="12"/>
                <w:rPrChange w:id="743" w:author="Eisuke Tokiwa" w:date="2025-12-15T17:43:00Z" w16du:dateUtc="2025-12-15T08:43:00Z">
                  <w:rPr>
                    <w:i/>
                    <w:sz w:val="14"/>
                  </w:rPr>
                </w:rPrChange>
              </w:rPr>
              <w:t>INTER-TRAIT CORRELATIONS (HEXACO DOMAINS)</w:t>
            </w:r>
          </w:p>
        </w:tc>
      </w:tr>
    </w:tbl>
    <w:tbl>
      <w:tblPr>
        <w:tblW w:w="0" w:type="dxa"/>
        <w:tblCellSpacing w:w="0" w:type="dxa"/>
        <w:tblCellMar>
          <w:left w:w="0" w:type="dxa"/>
          <w:right w:w="0" w:type="dxa"/>
        </w:tblCellMar>
        <w:tblLook w:val="04A0" w:firstRow="1" w:lastRow="0" w:firstColumn="1" w:lastColumn="0" w:noHBand="0" w:noVBand="1"/>
      </w:tblPr>
      <w:tblGrid>
        <w:gridCol w:w="765"/>
        <w:gridCol w:w="538"/>
        <w:gridCol w:w="687"/>
        <w:gridCol w:w="658"/>
        <w:gridCol w:w="734"/>
        <w:gridCol w:w="882"/>
        <w:gridCol w:w="556"/>
      </w:tblGrid>
      <w:tr w:rsidR="00B03FFB" w:rsidRPr="00824177" w14:paraId="6F448171" w14:textId="77777777">
        <w:trPr>
          <w:trHeight w:val="315"/>
          <w:tblCellSpacing w:w="0" w:type="dxa"/>
        </w:trPr>
        <w:tc>
          <w:tcPr>
            <w:tcW w:w="0" w:type="auto"/>
            <w:tcBorders>
              <w:bottom w:val="single" w:sz="6" w:space="0" w:color="000000"/>
            </w:tcBorders>
            <w:tcMar>
              <w:top w:w="30" w:type="dxa"/>
              <w:left w:w="45" w:type="dxa"/>
              <w:bottom w:w="30" w:type="dxa"/>
              <w:right w:w="45" w:type="dxa"/>
            </w:tcMar>
            <w:vAlign w:val="center"/>
            <w:hideMark/>
          </w:tcPr>
          <w:p w14:paraId="0D1E6CA2" w14:textId="77777777" w:rsidR="00824177" w:rsidRPr="00824177" w:rsidRDefault="00175B3B">
            <w:pPr>
              <w:pStyle w:val="PARA"/>
              <w:jc w:val="center"/>
              <w:rPr>
                <w:i/>
                <w:sz w:val="12"/>
                <w:rPrChange w:id="744" w:author="Eisuke Tokiwa" w:date="2025-12-15T17:43:00Z" w16du:dateUtc="2025-12-15T08:43:00Z">
                  <w:rPr>
                    <w:sz w:val="14"/>
                  </w:rPr>
                </w:rPrChange>
              </w:rPr>
              <w:pPrChange w:id="745" w:author="Eisuke Tokiwa" w:date="2025-12-15T17:43:00Z" w16du:dateUtc="2025-12-15T08:43:00Z">
                <w:pPr/>
              </w:pPrChange>
            </w:pPr>
            <w:del w:id="746" w:author="Eisuke Tokiwa" w:date="2025-12-15T17:43:00Z" w16du:dateUtc="2025-12-15T08:43:00Z">
              <w:r w:rsidRPr="00175B3B">
                <w:rPr>
                  <w:rFonts w:eastAsia="Times New Roman"/>
                  <w:sz w:val="14"/>
                  <w:szCs w:val="14"/>
                </w:rPr>
                <w:delText>HEXACO</w:delText>
              </w:r>
            </w:del>
            <w:ins w:id="747" w:author="Eisuke Tokiwa" w:date="2025-12-15T17:43:00Z" w16du:dateUtc="2025-12-15T08:43:00Z">
              <w:r w:rsidR="00824177" w:rsidRPr="00824177">
                <w:rPr>
                  <w:i/>
                  <w:iCs/>
                  <w:sz w:val="12"/>
                  <w:szCs w:val="12"/>
                  <w:lang w:eastAsia="ja-JP"/>
                </w:rPr>
                <w:t>Domains</w:t>
              </w:r>
            </w:ins>
          </w:p>
        </w:tc>
        <w:tc>
          <w:tcPr>
            <w:tcW w:w="0" w:type="auto"/>
            <w:tcBorders>
              <w:bottom w:val="single" w:sz="6" w:space="0" w:color="000000"/>
            </w:tcBorders>
            <w:tcMar>
              <w:top w:w="30" w:type="dxa"/>
              <w:left w:w="45" w:type="dxa"/>
              <w:bottom w:w="30" w:type="dxa"/>
              <w:right w:w="45" w:type="dxa"/>
            </w:tcMar>
            <w:vAlign w:val="center"/>
            <w:hideMark/>
          </w:tcPr>
          <w:p w14:paraId="633A2C23" w14:textId="77777777" w:rsidR="00824177" w:rsidRPr="00824177" w:rsidRDefault="00175B3B">
            <w:pPr>
              <w:pStyle w:val="PARA"/>
              <w:jc w:val="center"/>
              <w:rPr>
                <w:i/>
                <w:sz w:val="12"/>
                <w:rPrChange w:id="748" w:author="Eisuke Tokiwa" w:date="2025-12-15T17:43:00Z" w16du:dateUtc="2025-12-15T08:43:00Z">
                  <w:rPr>
                    <w:sz w:val="14"/>
                  </w:rPr>
                </w:rPrChange>
              </w:rPr>
              <w:pPrChange w:id="749" w:author="Eisuke Tokiwa" w:date="2025-12-15T17:43:00Z" w16du:dateUtc="2025-12-15T08:43:00Z">
                <w:pPr>
                  <w:jc w:val="center"/>
                </w:pPr>
              </w:pPrChange>
            </w:pPr>
            <w:del w:id="750" w:author="Eisuke Tokiwa" w:date="2025-12-15T17:43:00Z" w16du:dateUtc="2025-12-15T08:43:00Z">
              <w:r w:rsidRPr="00175B3B">
                <w:rPr>
                  <w:rFonts w:eastAsia="Times New Roman"/>
                  <w:sz w:val="14"/>
                  <w:szCs w:val="14"/>
                </w:rPr>
                <w:delText>Honesty-Humility</w:delText>
              </w:r>
            </w:del>
            <w:ins w:id="751" w:author="Eisuke Tokiwa" w:date="2025-12-15T17:43:00Z" w16du:dateUtc="2025-12-15T08:43:00Z">
              <w:r w:rsidR="00824177" w:rsidRPr="00824177">
                <w:rPr>
                  <w:i/>
                  <w:iCs/>
                  <w:sz w:val="12"/>
                  <w:szCs w:val="12"/>
                  <w:lang w:eastAsia="ja-JP"/>
                </w:rPr>
                <w:t>HH</w:t>
              </w:r>
            </w:ins>
          </w:p>
        </w:tc>
        <w:tc>
          <w:tcPr>
            <w:tcW w:w="0" w:type="auto"/>
            <w:tcBorders>
              <w:bottom w:val="single" w:sz="6" w:space="0" w:color="000000"/>
            </w:tcBorders>
            <w:tcMar>
              <w:top w:w="30" w:type="dxa"/>
              <w:left w:w="45" w:type="dxa"/>
              <w:bottom w:w="30" w:type="dxa"/>
              <w:right w:w="45" w:type="dxa"/>
            </w:tcMar>
            <w:vAlign w:val="center"/>
            <w:hideMark/>
          </w:tcPr>
          <w:p w14:paraId="49BC17C7" w14:textId="77777777" w:rsidR="00824177" w:rsidRPr="00824177" w:rsidRDefault="00175B3B">
            <w:pPr>
              <w:pStyle w:val="PARA"/>
              <w:jc w:val="center"/>
              <w:rPr>
                <w:i/>
                <w:sz w:val="12"/>
                <w:rPrChange w:id="752" w:author="Eisuke Tokiwa" w:date="2025-12-15T17:43:00Z" w16du:dateUtc="2025-12-15T08:43:00Z">
                  <w:rPr>
                    <w:sz w:val="14"/>
                  </w:rPr>
                </w:rPrChange>
              </w:rPr>
              <w:pPrChange w:id="753" w:author="Eisuke Tokiwa" w:date="2025-12-15T17:43:00Z" w16du:dateUtc="2025-12-15T08:43:00Z">
                <w:pPr>
                  <w:jc w:val="center"/>
                </w:pPr>
              </w:pPrChange>
            </w:pPr>
            <w:del w:id="754" w:author="Eisuke Tokiwa" w:date="2025-12-15T17:43:00Z" w16du:dateUtc="2025-12-15T08:43:00Z">
              <w:r w:rsidRPr="00175B3B">
                <w:rPr>
                  <w:rFonts w:eastAsia="Times New Roman"/>
                  <w:sz w:val="14"/>
                  <w:szCs w:val="14"/>
                </w:rPr>
                <w:delText>Emotionality</w:delText>
              </w:r>
            </w:del>
            <w:ins w:id="755" w:author="Eisuke Tokiwa" w:date="2025-12-15T17:43:00Z" w16du:dateUtc="2025-12-15T08:43:00Z">
              <w:r w:rsidR="00824177" w:rsidRPr="00824177">
                <w:rPr>
                  <w:i/>
                  <w:iCs/>
                  <w:sz w:val="12"/>
                  <w:szCs w:val="12"/>
                  <w:lang w:eastAsia="ja-JP"/>
                </w:rPr>
                <w:t>EM</w:t>
              </w:r>
            </w:ins>
          </w:p>
        </w:tc>
        <w:tc>
          <w:tcPr>
            <w:tcW w:w="0" w:type="auto"/>
            <w:tcBorders>
              <w:bottom w:val="single" w:sz="6" w:space="0" w:color="000000"/>
            </w:tcBorders>
            <w:tcMar>
              <w:top w:w="30" w:type="dxa"/>
              <w:left w:w="45" w:type="dxa"/>
              <w:bottom w:w="30" w:type="dxa"/>
              <w:right w:w="45" w:type="dxa"/>
            </w:tcMar>
            <w:vAlign w:val="center"/>
            <w:hideMark/>
          </w:tcPr>
          <w:p w14:paraId="4FE8F7B2" w14:textId="77777777" w:rsidR="00824177" w:rsidRPr="00824177" w:rsidRDefault="00175B3B">
            <w:pPr>
              <w:pStyle w:val="PARA"/>
              <w:jc w:val="center"/>
              <w:rPr>
                <w:i/>
                <w:sz w:val="12"/>
                <w:rPrChange w:id="756" w:author="Eisuke Tokiwa" w:date="2025-12-15T17:43:00Z" w16du:dateUtc="2025-12-15T08:43:00Z">
                  <w:rPr>
                    <w:sz w:val="14"/>
                  </w:rPr>
                </w:rPrChange>
              </w:rPr>
              <w:pPrChange w:id="757" w:author="Eisuke Tokiwa" w:date="2025-12-15T17:43:00Z" w16du:dateUtc="2025-12-15T08:43:00Z">
                <w:pPr>
                  <w:jc w:val="center"/>
                </w:pPr>
              </w:pPrChange>
            </w:pPr>
            <w:del w:id="758" w:author="Eisuke Tokiwa" w:date="2025-12-15T17:43:00Z" w16du:dateUtc="2025-12-15T08:43:00Z">
              <w:r w:rsidRPr="00175B3B">
                <w:rPr>
                  <w:rFonts w:eastAsia="Times New Roman"/>
                  <w:sz w:val="14"/>
                  <w:szCs w:val="14"/>
                </w:rPr>
                <w:delText>Extraversion</w:delText>
              </w:r>
            </w:del>
            <w:ins w:id="759" w:author="Eisuke Tokiwa" w:date="2025-12-15T17:43:00Z" w16du:dateUtc="2025-12-15T08:43:00Z">
              <w:r w:rsidR="00824177" w:rsidRPr="00824177">
                <w:rPr>
                  <w:i/>
                  <w:iCs/>
                  <w:sz w:val="12"/>
                  <w:szCs w:val="12"/>
                  <w:lang w:eastAsia="ja-JP"/>
                </w:rPr>
                <w:t>EX</w:t>
              </w:r>
            </w:ins>
          </w:p>
        </w:tc>
        <w:tc>
          <w:tcPr>
            <w:tcW w:w="0" w:type="auto"/>
            <w:tcBorders>
              <w:bottom w:val="single" w:sz="6" w:space="0" w:color="000000"/>
            </w:tcBorders>
            <w:tcMar>
              <w:top w:w="30" w:type="dxa"/>
              <w:left w:w="45" w:type="dxa"/>
              <w:bottom w:w="30" w:type="dxa"/>
              <w:right w:w="45" w:type="dxa"/>
            </w:tcMar>
            <w:vAlign w:val="center"/>
            <w:hideMark/>
          </w:tcPr>
          <w:p w14:paraId="37734FAA" w14:textId="77777777" w:rsidR="00824177" w:rsidRPr="00824177" w:rsidRDefault="00175B3B">
            <w:pPr>
              <w:pStyle w:val="PARA"/>
              <w:jc w:val="center"/>
              <w:rPr>
                <w:i/>
                <w:sz w:val="12"/>
                <w:rPrChange w:id="760" w:author="Eisuke Tokiwa" w:date="2025-12-15T17:43:00Z" w16du:dateUtc="2025-12-15T08:43:00Z">
                  <w:rPr>
                    <w:sz w:val="14"/>
                  </w:rPr>
                </w:rPrChange>
              </w:rPr>
              <w:pPrChange w:id="761" w:author="Eisuke Tokiwa" w:date="2025-12-15T17:43:00Z" w16du:dateUtc="2025-12-15T08:43:00Z">
                <w:pPr>
                  <w:jc w:val="center"/>
                </w:pPr>
              </w:pPrChange>
            </w:pPr>
            <w:del w:id="762" w:author="Eisuke Tokiwa" w:date="2025-12-15T17:43:00Z" w16du:dateUtc="2025-12-15T08:43:00Z">
              <w:r w:rsidRPr="00175B3B">
                <w:rPr>
                  <w:rFonts w:eastAsia="Times New Roman"/>
                  <w:sz w:val="14"/>
                  <w:szCs w:val="14"/>
                </w:rPr>
                <w:delText>Agreeableness</w:delText>
              </w:r>
            </w:del>
            <w:ins w:id="763" w:author="Eisuke Tokiwa" w:date="2025-12-15T17:43:00Z" w16du:dateUtc="2025-12-15T08:43:00Z">
              <w:r w:rsidR="00824177" w:rsidRPr="00824177">
                <w:rPr>
                  <w:i/>
                  <w:iCs/>
                  <w:sz w:val="12"/>
                  <w:szCs w:val="12"/>
                  <w:lang w:eastAsia="ja-JP"/>
                </w:rPr>
                <w:t>AG</w:t>
              </w:r>
            </w:ins>
          </w:p>
        </w:tc>
        <w:tc>
          <w:tcPr>
            <w:tcW w:w="0" w:type="auto"/>
            <w:tcBorders>
              <w:bottom w:val="single" w:sz="6" w:space="0" w:color="000000"/>
            </w:tcBorders>
            <w:tcMar>
              <w:top w:w="30" w:type="dxa"/>
              <w:left w:w="45" w:type="dxa"/>
              <w:bottom w:w="30" w:type="dxa"/>
              <w:right w:w="45" w:type="dxa"/>
            </w:tcMar>
            <w:vAlign w:val="center"/>
            <w:hideMark/>
          </w:tcPr>
          <w:p w14:paraId="5DC40B17" w14:textId="77777777" w:rsidR="00824177" w:rsidRPr="00824177" w:rsidRDefault="00175B3B">
            <w:pPr>
              <w:pStyle w:val="PARA"/>
              <w:jc w:val="center"/>
              <w:rPr>
                <w:i/>
                <w:sz w:val="12"/>
                <w:rPrChange w:id="764" w:author="Eisuke Tokiwa" w:date="2025-12-15T17:43:00Z" w16du:dateUtc="2025-12-15T08:43:00Z">
                  <w:rPr>
                    <w:sz w:val="14"/>
                  </w:rPr>
                </w:rPrChange>
              </w:rPr>
              <w:pPrChange w:id="765" w:author="Eisuke Tokiwa" w:date="2025-12-15T17:43:00Z" w16du:dateUtc="2025-12-15T08:43:00Z">
                <w:pPr>
                  <w:jc w:val="center"/>
                </w:pPr>
              </w:pPrChange>
            </w:pPr>
            <w:del w:id="766" w:author="Eisuke Tokiwa" w:date="2025-12-15T17:43:00Z" w16du:dateUtc="2025-12-15T08:43:00Z">
              <w:r w:rsidRPr="00175B3B">
                <w:rPr>
                  <w:rFonts w:eastAsia="Times New Roman"/>
                  <w:sz w:val="14"/>
                  <w:szCs w:val="14"/>
                </w:rPr>
                <w:delText>Conscientiousness</w:delText>
              </w:r>
            </w:del>
            <w:ins w:id="767" w:author="Eisuke Tokiwa" w:date="2025-12-15T17:43:00Z" w16du:dateUtc="2025-12-15T08:43:00Z">
              <w:r w:rsidR="00824177" w:rsidRPr="00824177">
                <w:rPr>
                  <w:i/>
                  <w:iCs/>
                  <w:sz w:val="12"/>
                  <w:szCs w:val="12"/>
                  <w:lang w:eastAsia="ja-JP"/>
                </w:rPr>
                <w:t>CO</w:t>
              </w:r>
            </w:ins>
          </w:p>
        </w:tc>
        <w:tc>
          <w:tcPr>
            <w:tcW w:w="0" w:type="auto"/>
            <w:tcBorders>
              <w:bottom w:val="single" w:sz="6" w:space="0" w:color="000000"/>
            </w:tcBorders>
            <w:tcMar>
              <w:top w:w="30" w:type="dxa"/>
              <w:left w:w="45" w:type="dxa"/>
              <w:bottom w:w="30" w:type="dxa"/>
              <w:right w:w="45" w:type="dxa"/>
            </w:tcMar>
            <w:vAlign w:val="center"/>
            <w:hideMark/>
          </w:tcPr>
          <w:p w14:paraId="44EA657F" w14:textId="77777777" w:rsidR="00824177" w:rsidRPr="00824177" w:rsidRDefault="00175B3B">
            <w:pPr>
              <w:pStyle w:val="PARA"/>
              <w:jc w:val="center"/>
              <w:rPr>
                <w:i/>
                <w:sz w:val="12"/>
                <w:rPrChange w:id="768" w:author="Eisuke Tokiwa" w:date="2025-12-15T17:43:00Z" w16du:dateUtc="2025-12-15T08:43:00Z">
                  <w:rPr>
                    <w:sz w:val="14"/>
                  </w:rPr>
                </w:rPrChange>
              </w:rPr>
              <w:pPrChange w:id="769" w:author="Eisuke Tokiwa" w:date="2025-12-15T17:43:00Z" w16du:dateUtc="2025-12-15T08:43:00Z">
                <w:pPr>
                  <w:jc w:val="center"/>
                </w:pPr>
              </w:pPrChange>
            </w:pPr>
            <w:del w:id="770" w:author="Eisuke Tokiwa" w:date="2025-12-15T17:43:00Z" w16du:dateUtc="2025-12-15T08:43:00Z">
              <w:r w:rsidRPr="00175B3B">
                <w:rPr>
                  <w:rFonts w:eastAsia="Times New Roman"/>
                  <w:sz w:val="14"/>
                  <w:szCs w:val="14"/>
                </w:rPr>
                <w:delText>Openness</w:delText>
              </w:r>
            </w:del>
            <w:ins w:id="771" w:author="Eisuke Tokiwa" w:date="2025-12-15T17:43:00Z" w16du:dateUtc="2025-12-15T08:43:00Z">
              <w:r w:rsidR="00824177" w:rsidRPr="00824177">
                <w:rPr>
                  <w:i/>
                  <w:iCs/>
                  <w:sz w:val="12"/>
                  <w:szCs w:val="12"/>
                  <w:lang w:eastAsia="ja-JP"/>
                </w:rPr>
                <w:t>OE</w:t>
              </w:r>
            </w:ins>
          </w:p>
        </w:tc>
      </w:tr>
    </w:tbl>
    <w:tbl>
      <w:tblPr>
        <w:tblW w:w="0" w:type="dxa"/>
        <w:tblCellSpacing w:w="0" w:type="dxa"/>
        <w:tblLayout w:type="fixed"/>
        <w:tblCellMar>
          <w:left w:w="0" w:type="dxa"/>
          <w:right w:w="0" w:type="dxa"/>
        </w:tblCellMar>
        <w:tblLook w:val="04A0" w:firstRow="1" w:lastRow="0" w:firstColumn="1" w:lastColumn="0" w:noHBand="0" w:noVBand="1"/>
        <w:tblPrChange w:id="772" w:author="Eisuke Tokiwa" w:date="2025-12-15T17:43:00Z" w16du:dateUtc="2025-12-15T08:43:00Z">
          <w:tblPr>
            <w:tblW w:w="4604" w:type="dxa"/>
            <w:jc w:val="center"/>
            <w:tblBorders>
              <w:top w:val="nil"/>
              <w:left w:val="nil"/>
              <w:bottom w:val="nil"/>
              <w:right w:val="nil"/>
              <w:insideH w:val="nil"/>
              <w:insideV w:val="nil"/>
            </w:tblBorders>
            <w:tblLayout w:type="fixed"/>
            <w:tblLook w:val="0600" w:firstRow="0" w:lastRow="0" w:firstColumn="0" w:lastColumn="0" w:noHBand="1" w:noVBand="1"/>
          </w:tblPr>
        </w:tblPrChange>
      </w:tblPr>
      <w:tblGrid>
        <w:gridCol w:w="861"/>
        <w:gridCol w:w="526"/>
        <w:gridCol w:w="671"/>
        <w:gridCol w:w="642"/>
        <w:gridCol w:w="717"/>
        <w:gridCol w:w="860"/>
        <w:gridCol w:w="543"/>
        <w:tblGridChange w:id="773">
          <w:tblGrid>
            <w:gridCol w:w="839"/>
            <w:gridCol w:w="22"/>
            <w:gridCol w:w="526"/>
            <w:gridCol w:w="77"/>
            <w:gridCol w:w="594"/>
            <w:gridCol w:w="31"/>
            <w:gridCol w:w="611"/>
            <w:gridCol w:w="14"/>
            <w:gridCol w:w="625"/>
            <w:gridCol w:w="78"/>
            <w:gridCol w:w="547"/>
            <w:gridCol w:w="313"/>
            <w:gridCol w:w="327"/>
            <w:gridCol w:w="216"/>
          </w:tblGrid>
        </w:tblGridChange>
      </w:tblGrid>
      <w:tr w:rsidR="00824177" w:rsidRPr="00824177" w14:paraId="617A6729" w14:textId="77777777">
        <w:trPr>
          <w:trHeight w:val="315"/>
          <w:tblCellSpacing w:w="0" w:type="dxa"/>
          <w:trPrChange w:id="774" w:author="Eisuke Tokiwa" w:date="2025-12-15T17:43:00Z" w16du:dateUtc="2025-12-15T08:43:00Z">
            <w:trPr>
              <w:gridAfter w:val="0"/>
              <w:trHeight w:val="340"/>
              <w:jc w:val="center"/>
            </w:trPr>
          </w:trPrChange>
        </w:trPr>
        <w:tc>
          <w:tcPr>
            <w:tcW w:w="861" w:type="dxa"/>
            <w:tcMar>
              <w:top w:w="30" w:type="dxa"/>
              <w:left w:w="45" w:type="dxa"/>
              <w:bottom w:w="30" w:type="dxa"/>
              <w:right w:w="45" w:type="dxa"/>
            </w:tcMar>
            <w:vAlign w:val="center"/>
            <w:hideMark/>
            <w:tcPrChange w:id="775" w:author="Eisuke Tokiwa" w:date="2025-12-15T17:43:00Z" w16du:dateUtc="2025-12-15T08:43:00Z">
              <w:tcPr>
                <w:tcW w:w="839" w:type="dxa"/>
                <w:tcBorders>
                  <w:top w:val="nil"/>
                  <w:left w:val="nil"/>
                  <w:bottom w:val="nil"/>
                  <w:right w:val="nil"/>
                </w:tcBorders>
                <w:tcMar>
                  <w:top w:w="40" w:type="dxa"/>
                  <w:left w:w="40" w:type="dxa"/>
                  <w:bottom w:w="40" w:type="dxa"/>
                  <w:right w:w="40" w:type="dxa"/>
                </w:tcMar>
                <w:vAlign w:val="bottom"/>
                <w:hideMark/>
              </w:tcPr>
            </w:tcPrChange>
          </w:tcPr>
          <w:p w14:paraId="3226B0C1" w14:textId="77777777" w:rsidR="00824177" w:rsidRPr="00824177" w:rsidRDefault="00175B3B">
            <w:pPr>
              <w:pStyle w:val="PARA"/>
              <w:jc w:val="center"/>
              <w:rPr>
                <w:i/>
                <w:sz w:val="12"/>
                <w:rPrChange w:id="776" w:author="Eisuke Tokiwa" w:date="2025-12-15T17:43:00Z" w16du:dateUtc="2025-12-15T08:43:00Z">
                  <w:rPr>
                    <w:sz w:val="14"/>
                  </w:rPr>
                </w:rPrChange>
              </w:rPr>
              <w:pPrChange w:id="777" w:author="Eisuke Tokiwa" w:date="2025-12-15T17:43:00Z" w16du:dateUtc="2025-12-15T08:43:00Z">
                <w:pPr/>
              </w:pPrChange>
            </w:pPr>
            <w:del w:id="778" w:author="Eisuke Tokiwa" w:date="2025-12-15T17:43:00Z" w16du:dateUtc="2025-12-15T08:43:00Z">
              <w:r w:rsidRPr="00175B3B">
                <w:rPr>
                  <w:rFonts w:eastAsia="Times New Roman"/>
                  <w:sz w:val="14"/>
                  <w:szCs w:val="14"/>
                </w:rPr>
                <w:delText>Honesty-Humility</w:delText>
              </w:r>
            </w:del>
            <w:ins w:id="779" w:author="Eisuke Tokiwa" w:date="2025-12-15T17:43:00Z" w16du:dateUtc="2025-12-15T08:43:00Z">
              <w:r w:rsidR="00824177" w:rsidRPr="00824177">
                <w:rPr>
                  <w:i/>
                  <w:iCs/>
                  <w:sz w:val="12"/>
                  <w:szCs w:val="12"/>
                  <w:lang w:eastAsia="ja-JP"/>
                </w:rPr>
                <w:t>HH</w:t>
              </w:r>
            </w:ins>
          </w:p>
        </w:tc>
        <w:tc>
          <w:tcPr>
            <w:tcW w:w="526" w:type="dxa"/>
            <w:tcMar>
              <w:top w:w="30" w:type="dxa"/>
              <w:left w:w="45" w:type="dxa"/>
              <w:bottom w:w="30" w:type="dxa"/>
              <w:right w:w="45" w:type="dxa"/>
            </w:tcMar>
            <w:vAlign w:val="center"/>
            <w:hideMark/>
            <w:tcPrChange w:id="780" w:author="Eisuke Tokiwa" w:date="2025-12-15T17:43:00Z" w16du:dateUtc="2025-12-15T08:43:00Z">
              <w:tcPr>
                <w:tcW w:w="625" w:type="dxa"/>
                <w:gridSpan w:val="3"/>
                <w:tcBorders>
                  <w:top w:val="nil"/>
                  <w:left w:val="nil"/>
                  <w:bottom w:val="nil"/>
                  <w:right w:val="nil"/>
                </w:tcBorders>
                <w:tcMar>
                  <w:top w:w="40" w:type="dxa"/>
                  <w:left w:w="40" w:type="dxa"/>
                  <w:bottom w:w="40" w:type="dxa"/>
                  <w:right w:w="40" w:type="dxa"/>
                </w:tcMar>
                <w:vAlign w:val="bottom"/>
                <w:hideMark/>
              </w:tcPr>
            </w:tcPrChange>
          </w:tcPr>
          <w:p w14:paraId="1157BAC0" w14:textId="77777777" w:rsidR="00824177" w:rsidRPr="00824177" w:rsidRDefault="00824177">
            <w:pPr>
              <w:pStyle w:val="PARA"/>
              <w:jc w:val="center"/>
              <w:rPr>
                <w:i/>
                <w:sz w:val="12"/>
                <w:rPrChange w:id="781" w:author="Eisuke Tokiwa" w:date="2025-12-15T17:43:00Z" w16du:dateUtc="2025-12-15T08:43:00Z">
                  <w:rPr>
                    <w:sz w:val="14"/>
                  </w:rPr>
                </w:rPrChange>
              </w:rPr>
              <w:pPrChange w:id="782" w:author="Eisuke Tokiwa" w:date="2025-12-15T17:43:00Z" w16du:dateUtc="2025-12-15T08:43:00Z">
                <w:pPr>
                  <w:jc w:val="center"/>
                </w:pPr>
              </w:pPrChange>
            </w:pPr>
            <w:r w:rsidRPr="00824177">
              <w:rPr>
                <w:i/>
                <w:sz w:val="12"/>
                <w:rPrChange w:id="783" w:author="Eisuke Tokiwa" w:date="2025-12-15T17:43:00Z" w16du:dateUtc="2025-12-15T08:43:00Z">
                  <w:rPr>
                    <w:sz w:val="14"/>
                  </w:rPr>
                </w:rPrChange>
              </w:rPr>
              <w:t>1.00</w:t>
            </w:r>
          </w:p>
        </w:tc>
        <w:tc>
          <w:tcPr>
            <w:tcW w:w="671" w:type="dxa"/>
            <w:tcMar>
              <w:top w:w="30" w:type="dxa"/>
              <w:left w:w="45" w:type="dxa"/>
              <w:bottom w:w="30" w:type="dxa"/>
              <w:right w:w="45" w:type="dxa"/>
            </w:tcMar>
            <w:vAlign w:val="center"/>
            <w:hideMark/>
            <w:tcPrChange w:id="784" w:author="Eisuke Tokiwa" w:date="2025-12-15T17:43:00Z" w16du:dateUtc="2025-12-15T08:43:00Z">
              <w:tcPr>
                <w:tcW w:w="625" w:type="dxa"/>
                <w:gridSpan w:val="2"/>
                <w:tcBorders>
                  <w:top w:val="nil"/>
                  <w:left w:val="nil"/>
                  <w:bottom w:val="nil"/>
                  <w:right w:val="nil"/>
                </w:tcBorders>
                <w:tcMar>
                  <w:top w:w="40" w:type="dxa"/>
                  <w:left w:w="40" w:type="dxa"/>
                  <w:bottom w:w="40" w:type="dxa"/>
                  <w:right w:w="40" w:type="dxa"/>
                </w:tcMar>
                <w:vAlign w:val="bottom"/>
                <w:hideMark/>
              </w:tcPr>
            </w:tcPrChange>
          </w:tcPr>
          <w:p w14:paraId="6DA41B08" w14:textId="77777777" w:rsidR="00824177" w:rsidRPr="00824177" w:rsidRDefault="00824177">
            <w:pPr>
              <w:pStyle w:val="PARA"/>
              <w:jc w:val="center"/>
              <w:rPr>
                <w:i/>
                <w:sz w:val="12"/>
                <w:rPrChange w:id="785" w:author="Eisuke Tokiwa" w:date="2025-12-15T17:43:00Z" w16du:dateUtc="2025-12-15T08:43:00Z">
                  <w:rPr>
                    <w:sz w:val="14"/>
                  </w:rPr>
                </w:rPrChange>
              </w:rPr>
              <w:pPrChange w:id="786" w:author="Eisuke Tokiwa" w:date="2025-12-15T17:43:00Z" w16du:dateUtc="2025-12-15T08:43:00Z">
                <w:pPr/>
              </w:pPrChange>
            </w:pPr>
          </w:p>
        </w:tc>
        <w:tc>
          <w:tcPr>
            <w:tcW w:w="642" w:type="dxa"/>
            <w:tcMar>
              <w:top w:w="30" w:type="dxa"/>
              <w:left w:w="45" w:type="dxa"/>
              <w:bottom w:w="30" w:type="dxa"/>
              <w:right w:w="45" w:type="dxa"/>
            </w:tcMar>
            <w:vAlign w:val="center"/>
            <w:hideMark/>
            <w:tcPrChange w:id="787" w:author="Eisuke Tokiwa" w:date="2025-12-15T17:43:00Z" w16du:dateUtc="2025-12-15T08:43:00Z">
              <w:tcPr>
                <w:tcW w:w="625" w:type="dxa"/>
                <w:gridSpan w:val="2"/>
                <w:tcBorders>
                  <w:top w:val="nil"/>
                  <w:left w:val="nil"/>
                  <w:bottom w:val="nil"/>
                  <w:right w:val="nil"/>
                </w:tcBorders>
                <w:tcMar>
                  <w:top w:w="40" w:type="dxa"/>
                  <w:left w:w="40" w:type="dxa"/>
                  <w:bottom w:w="40" w:type="dxa"/>
                  <w:right w:w="40" w:type="dxa"/>
                </w:tcMar>
                <w:vAlign w:val="bottom"/>
                <w:hideMark/>
              </w:tcPr>
            </w:tcPrChange>
          </w:tcPr>
          <w:p w14:paraId="4BAE0674" w14:textId="77777777" w:rsidR="00824177" w:rsidRPr="00824177" w:rsidRDefault="00824177">
            <w:pPr>
              <w:pStyle w:val="PARA"/>
              <w:jc w:val="center"/>
              <w:rPr>
                <w:i/>
                <w:sz w:val="12"/>
                <w:rPrChange w:id="788" w:author="Eisuke Tokiwa" w:date="2025-12-15T17:43:00Z" w16du:dateUtc="2025-12-15T08:43:00Z">
                  <w:rPr>
                    <w:sz w:val="14"/>
                  </w:rPr>
                </w:rPrChange>
              </w:rPr>
              <w:pPrChange w:id="789" w:author="Eisuke Tokiwa" w:date="2025-12-15T17:43:00Z" w16du:dateUtc="2025-12-15T08:43:00Z">
                <w:pPr/>
              </w:pPrChange>
            </w:pPr>
          </w:p>
        </w:tc>
        <w:tc>
          <w:tcPr>
            <w:tcW w:w="717" w:type="dxa"/>
            <w:tcMar>
              <w:top w:w="30" w:type="dxa"/>
              <w:left w:w="45" w:type="dxa"/>
              <w:bottom w:w="30" w:type="dxa"/>
              <w:right w:w="45" w:type="dxa"/>
            </w:tcMar>
            <w:vAlign w:val="center"/>
            <w:hideMark/>
            <w:tcPrChange w:id="790" w:author="Eisuke Tokiwa" w:date="2025-12-15T17:43:00Z" w16du:dateUtc="2025-12-15T08:43:00Z">
              <w:tcPr>
                <w:tcW w:w="625" w:type="dxa"/>
                <w:tcBorders>
                  <w:top w:val="nil"/>
                  <w:left w:val="nil"/>
                  <w:bottom w:val="nil"/>
                  <w:right w:val="nil"/>
                </w:tcBorders>
                <w:tcMar>
                  <w:top w:w="40" w:type="dxa"/>
                  <w:left w:w="40" w:type="dxa"/>
                  <w:bottom w:w="40" w:type="dxa"/>
                  <w:right w:w="40" w:type="dxa"/>
                </w:tcMar>
                <w:vAlign w:val="bottom"/>
                <w:hideMark/>
              </w:tcPr>
            </w:tcPrChange>
          </w:tcPr>
          <w:p w14:paraId="6E3A766A" w14:textId="77777777" w:rsidR="00824177" w:rsidRPr="00824177" w:rsidRDefault="00824177">
            <w:pPr>
              <w:pStyle w:val="PARA"/>
              <w:jc w:val="center"/>
              <w:rPr>
                <w:i/>
                <w:sz w:val="12"/>
                <w:rPrChange w:id="791" w:author="Eisuke Tokiwa" w:date="2025-12-15T17:43:00Z" w16du:dateUtc="2025-12-15T08:43:00Z">
                  <w:rPr>
                    <w:sz w:val="14"/>
                  </w:rPr>
                </w:rPrChange>
              </w:rPr>
              <w:pPrChange w:id="792" w:author="Eisuke Tokiwa" w:date="2025-12-15T17:43:00Z" w16du:dateUtc="2025-12-15T08:43:00Z">
                <w:pPr/>
              </w:pPrChange>
            </w:pPr>
          </w:p>
        </w:tc>
        <w:tc>
          <w:tcPr>
            <w:tcW w:w="860" w:type="dxa"/>
            <w:tcMar>
              <w:top w:w="30" w:type="dxa"/>
              <w:left w:w="45" w:type="dxa"/>
              <w:bottom w:w="30" w:type="dxa"/>
              <w:right w:w="45" w:type="dxa"/>
            </w:tcMar>
            <w:vAlign w:val="center"/>
            <w:hideMark/>
            <w:tcPrChange w:id="793" w:author="Eisuke Tokiwa" w:date="2025-12-15T17:43:00Z" w16du:dateUtc="2025-12-15T08:43:00Z">
              <w:tcPr>
                <w:tcW w:w="625" w:type="dxa"/>
                <w:gridSpan w:val="2"/>
                <w:tcBorders>
                  <w:top w:val="nil"/>
                  <w:left w:val="nil"/>
                  <w:bottom w:val="nil"/>
                  <w:right w:val="nil"/>
                </w:tcBorders>
                <w:tcMar>
                  <w:top w:w="40" w:type="dxa"/>
                  <w:left w:w="40" w:type="dxa"/>
                  <w:bottom w:w="40" w:type="dxa"/>
                  <w:right w:w="40" w:type="dxa"/>
                </w:tcMar>
                <w:vAlign w:val="bottom"/>
                <w:hideMark/>
              </w:tcPr>
            </w:tcPrChange>
          </w:tcPr>
          <w:p w14:paraId="53DDBE63" w14:textId="77777777" w:rsidR="00824177" w:rsidRPr="00824177" w:rsidRDefault="00824177">
            <w:pPr>
              <w:pStyle w:val="PARA"/>
              <w:jc w:val="center"/>
              <w:rPr>
                <w:i/>
                <w:sz w:val="12"/>
                <w:rPrChange w:id="794" w:author="Eisuke Tokiwa" w:date="2025-12-15T17:43:00Z" w16du:dateUtc="2025-12-15T08:43:00Z">
                  <w:rPr>
                    <w:sz w:val="14"/>
                  </w:rPr>
                </w:rPrChange>
              </w:rPr>
              <w:pPrChange w:id="795" w:author="Eisuke Tokiwa" w:date="2025-12-15T17:43:00Z" w16du:dateUtc="2025-12-15T08:43:00Z">
                <w:pPr/>
              </w:pPrChange>
            </w:pPr>
          </w:p>
        </w:tc>
        <w:tc>
          <w:tcPr>
            <w:tcW w:w="543" w:type="dxa"/>
            <w:tcMar>
              <w:top w:w="30" w:type="dxa"/>
              <w:left w:w="45" w:type="dxa"/>
              <w:bottom w:w="30" w:type="dxa"/>
              <w:right w:w="45" w:type="dxa"/>
            </w:tcMar>
            <w:vAlign w:val="center"/>
            <w:hideMark/>
            <w:tcPrChange w:id="796" w:author="Eisuke Tokiwa" w:date="2025-12-15T17:43:00Z" w16du:dateUtc="2025-12-15T08:43:00Z">
              <w:tcPr>
                <w:tcW w:w="640" w:type="dxa"/>
                <w:gridSpan w:val="2"/>
                <w:tcBorders>
                  <w:top w:val="nil"/>
                  <w:left w:val="nil"/>
                  <w:bottom w:val="nil"/>
                  <w:right w:val="nil"/>
                </w:tcBorders>
                <w:tcMar>
                  <w:top w:w="40" w:type="dxa"/>
                  <w:left w:w="40" w:type="dxa"/>
                  <w:bottom w:w="40" w:type="dxa"/>
                  <w:right w:w="40" w:type="dxa"/>
                </w:tcMar>
                <w:vAlign w:val="bottom"/>
                <w:hideMark/>
              </w:tcPr>
            </w:tcPrChange>
          </w:tcPr>
          <w:p w14:paraId="7CDDBBCB" w14:textId="77777777" w:rsidR="00824177" w:rsidRPr="00824177" w:rsidRDefault="00824177">
            <w:pPr>
              <w:pStyle w:val="PARA"/>
              <w:jc w:val="center"/>
              <w:rPr>
                <w:i/>
                <w:sz w:val="12"/>
                <w:rPrChange w:id="797" w:author="Eisuke Tokiwa" w:date="2025-12-15T17:43:00Z" w16du:dateUtc="2025-12-15T08:43:00Z">
                  <w:rPr>
                    <w:sz w:val="14"/>
                  </w:rPr>
                </w:rPrChange>
              </w:rPr>
              <w:pPrChange w:id="798" w:author="Eisuke Tokiwa" w:date="2025-12-15T17:43:00Z" w16du:dateUtc="2025-12-15T08:43:00Z">
                <w:pPr/>
              </w:pPrChange>
            </w:pPr>
          </w:p>
        </w:tc>
      </w:tr>
      <w:tr w:rsidR="00824177" w:rsidRPr="00824177" w14:paraId="1D7BAA38" w14:textId="77777777">
        <w:trPr>
          <w:trHeight w:val="315"/>
          <w:tblCellSpacing w:w="0" w:type="dxa"/>
          <w:trPrChange w:id="799" w:author="Eisuke Tokiwa" w:date="2025-12-15T17:43:00Z" w16du:dateUtc="2025-12-15T08:43:00Z">
            <w:trPr>
              <w:gridAfter w:val="0"/>
              <w:trHeight w:val="340"/>
              <w:jc w:val="center"/>
            </w:trPr>
          </w:trPrChange>
        </w:trPr>
        <w:tc>
          <w:tcPr>
            <w:tcW w:w="861" w:type="dxa"/>
            <w:tcMar>
              <w:top w:w="30" w:type="dxa"/>
              <w:left w:w="45" w:type="dxa"/>
              <w:bottom w:w="30" w:type="dxa"/>
              <w:right w:w="45" w:type="dxa"/>
            </w:tcMar>
            <w:vAlign w:val="center"/>
            <w:hideMark/>
            <w:tcPrChange w:id="800" w:author="Eisuke Tokiwa" w:date="2025-12-15T17:43:00Z" w16du:dateUtc="2025-12-15T08:43:00Z">
              <w:tcPr>
                <w:tcW w:w="839" w:type="dxa"/>
                <w:tcBorders>
                  <w:top w:val="nil"/>
                  <w:left w:val="nil"/>
                  <w:bottom w:val="nil"/>
                  <w:right w:val="nil"/>
                </w:tcBorders>
                <w:tcMar>
                  <w:top w:w="40" w:type="dxa"/>
                  <w:left w:w="40" w:type="dxa"/>
                  <w:bottom w:w="40" w:type="dxa"/>
                  <w:right w:w="40" w:type="dxa"/>
                </w:tcMar>
                <w:vAlign w:val="bottom"/>
                <w:hideMark/>
              </w:tcPr>
            </w:tcPrChange>
          </w:tcPr>
          <w:p w14:paraId="2FD47905" w14:textId="77777777" w:rsidR="00824177" w:rsidRPr="00824177" w:rsidRDefault="00175B3B">
            <w:pPr>
              <w:pStyle w:val="PARA"/>
              <w:jc w:val="center"/>
              <w:rPr>
                <w:i/>
                <w:sz w:val="12"/>
                <w:rPrChange w:id="801" w:author="Eisuke Tokiwa" w:date="2025-12-15T17:43:00Z" w16du:dateUtc="2025-12-15T08:43:00Z">
                  <w:rPr>
                    <w:sz w:val="14"/>
                  </w:rPr>
                </w:rPrChange>
              </w:rPr>
              <w:pPrChange w:id="802" w:author="Eisuke Tokiwa" w:date="2025-12-15T17:43:00Z" w16du:dateUtc="2025-12-15T08:43:00Z">
                <w:pPr/>
              </w:pPrChange>
            </w:pPr>
            <w:del w:id="803" w:author="Eisuke Tokiwa" w:date="2025-12-15T17:43:00Z" w16du:dateUtc="2025-12-15T08:43:00Z">
              <w:r w:rsidRPr="00175B3B">
                <w:rPr>
                  <w:rFonts w:eastAsia="Times New Roman"/>
                  <w:sz w:val="14"/>
                  <w:szCs w:val="14"/>
                </w:rPr>
                <w:delText>Emotionality</w:delText>
              </w:r>
            </w:del>
            <w:ins w:id="804" w:author="Eisuke Tokiwa" w:date="2025-12-15T17:43:00Z" w16du:dateUtc="2025-12-15T08:43:00Z">
              <w:r w:rsidR="00824177" w:rsidRPr="00824177">
                <w:rPr>
                  <w:i/>
                  <w:iCs/>
                  <w:sz w:val="12"/>
                  <w:szCs w:val="12"/>
                  <w:lang w:eastAsia="ja-JP"/>
                </w:rPr>
                <w:t>EM</w:t>
              </w:r>
            </w:ins>
          </w:p>
        </w:tc>
        <w:tc>
          <w:tcPr>
            <w:tcW w:w="526" w:type="dxa"/>
            <w:tcMar>
              <w:top w:w="30" w:type="dxa"/>
              <w:left w:w="45" w:type="dxa"/>
              <w:bottom w:w="30" w:type="dxa"/>
              <w:right w:w="45" w:type="dxa"/>
            </w:tcMar>
            <w:vAlign w:val="center"/>
            <w:hideMark/>
            <w:tcPrChange w:id="805" w:author="Eisuke Tokiwa" w:date="2025-12-15T17:43:00Z" w16du:dateUtc="2025-12-15T08:43:00Z">
              <w:tcPr>
                <w:tcW w:w="625" w:type="dxa"/>
                <w:gridSpan w:val="3"/>
                <w:tcBorders>
                  <w:top w:val="nil"/>
                  <w:left w:val="nil"/>
                  <w:bottom w:val="nil"/>
                  <w:right w:val="nil"/>
                </w:tcBorders>
                <w:tcMar>
                  <w:top w:w="40" w:type="dxa"/>
                  <w:left w:w="40" w:type="dxa"/>
                  <w:bottom w:w="40" w:type="dxa"/>
                  <w:right w:w="40" w:type="dxa"/>
                </w:tcMar>
                <w:vAlign w:val="bottom"/>
                <w:hideMark/>
              </w:tcPr>
            </w:tcPrChange>
          </w:tcPr>
          <w:p w14:paraId="05338897" w14:textId="77777777" w:rsidR="00824177" w:rsidRPr="00824177" w:rsidRDefault="00824177">
            <w:pPr>
              <w:pStyle w:val="PARA"/>
              <w:jc w:val="center"/>
              <w:rPr>
                <w:i/>
                <w:sz w:val="12"/>
                <w:rPrChange w:id="806" w:author="Eisuke Tokiwa" w:date="2025-12-15T17:43:00Z" w16du:dateUtc="2025-12-15T08:43:00Z">
                  <w:rPr>
                    <w:sz w:val="14"/>
                  </w:rPr>
                </w:rPrChange>
              </w:rPr>
              <w:pPrChange w:id="807" w:author="Eisuke Tokiwa" w:date="2025-12-15T17:43:00Z" w16du:dateUtc="2025-12-15T08:43:00Z">
                <w:pPr>
                  <w:jc w:val="center"/>
                </w:pPr>
              </w:pPrChange>
            </w:pPr>
            <w:r w:rsidRPr="00824177">
              <w:rPr>
                <w:i/>
                <w:sz w:val="12"/>
                <w:rPrChange w:id="808" w:author="Eisuke Tokiwa" w:date="2025-12-15T17:43:00Z" w16du:dateUtc="2025-12-15T08:43:00Z">
                  <w:rPr>
                    <w:sz w:val="14"/>
                  </w:rPr>
                </w:rPrChange>
              </w:rPr>
              <w:t>.04**</w:t>
            </w:r>
            <w:ins w:id="809" w:author="Eisuke Tokiwa" w:date="2025-12-15T17:43:00Z" w16du:dateUtc="2025-12-15T08:43:00Z">
              <w:r w:rsidRPr="00824177">
                <w:rPr>
                  <w:i/>
                  <w:iCs/>
                  <w:sz w:val="12"/>
                  <w:szCs w:val="12"/>
                  <w:lang w:eastAsia="ja-JP"/>
                </w:rPr>
                <w:br/>
                <w:t>[.024, .058]</w:t>
              </w:r>
            </w:ins>
          </w:p>
        </w:tc>
        <w:tc>
          <w:tcPr>
            <w:tcW w:w="671" w:type="dxa"/>
            <w:tcMar>
              <w:top w:w="30" w:type="dxa"/>
              <w:left w:w="45" w:type="dxa"/>
              <w:bottom w:w="30" w:type="dxa"/>
              <w:right w:w="45" w:type="dxa"/>
            </w:tcMar>
            <w:vAlign w:val="center"/>
            <w:hideMark/>
            <w:tcPrChange w:id="810" w:author="Eisuke Tokiwa" w:date="2025-12-15T17:43:00Z" w16du:dateUtc="2025-12-15T08:43:00Z">
              <w:tcPr>
                <w:tcW w:w="625" w:type="dxa"/>
                <w:gridSpan w:val="2"/>
                <w:tcBorders>
                  <w:top w:val="nil"/>
                  <w:left w:val="nil"/>
                  <w:bottom w:val="nil"/>
                  <w:right w:val="nil"/>
                </w:tcBorders>
                <w:tcMar>
                  <w:top w:w="40" w:type="dxa"/>
                  <w:left w:w="40" w:type="dxa"/>
                  <w:bottom w:w="40" w:type="dxa"/>
                  <w:right w:w="40" w:type="dxa"/>
                </w:tcMar>
                <w:vAlign w:val="bottom"/>
                <w:hideMark/>
              </w:tcPr>
            </w:tcPrChange>
          </w:tcPr>
          <w:p w14:paraId="250BBF2E" w14:textId="77777777" w:rsidR="00824177" w:rsidRPr="00824177" w:rsidRDefault="00824177">
            <w:pPr>
              <w:pStyle w:val="PARA"/>
              <w:jc w:val="center"/>
              <w:rPr>
                <w:i/>
                <w:sz w:val="12"/>
                <w:rPrChange w:id="811" w:author="Eisuke Tokiwa" w:date="2025-12-15T17:43:00Z" w16du:dateUtc="2025-12-15T08:43:00Z">
                  <w:rPr>
                    <w:sz w:val="14"/>
                  </w:rPr>
                </w:rPrChange>
              </w:rPr>
              <w:pPrChange w:id="812" w:author="Eisuke Tokiwa" w:date="2025-12-15T17:43:00Z" w16du:dateUtc="2025-12-15T08:43:00Z">
                <w:pPr>
                  <w:jc w:val="center"/>
                </w:pPr>
              </w:pPrChange>
            </w:pPr>
            <w:r w:rsidRPr="00824177">
              <w:rPr>
                <w:i/>
                <w:sz w:val="12"/>
                <w:rPrChange w:id="813" w:author="Eisuke Tokiwa" w:date="2025-12-15T17:43:00Z" w16du:dateUtc="2025-12-15T08:43:00Z">
                  <w:rPr>
                    <w:sz w:val="14"/>
                  </w:rPr>
                </w:rPrChange>
              </w:rPr>
              <w:t>1.00</w:t>
            </w:r>
          </w:p>
        </w:tc>
        <w:tc>
          <w:tcPr>
            <w:tcW w:w="642" w:type="dxa"/>
            <w:tcMar>
              <w:top w:w="30" w:type="dxa"/>
              <w:left w:w="45" w:type="dxa"/>
              <w:bottom w:w="30" w:type="dxa"/>
              <w:right w:w="45" w:type="dxa"/>
            </w:tcMar>
            <w:vAlign w:val="center"/>
            <w:hideMark/>
            <w:tcPrChange w:id="814" w:author="Eisuke Tokiwa" w:date="2025-12-15T17:43:00Z" w16du:dateUtc="2025-12-15T08:43:00Z">
              <w:tcPr>
                <w:tcW w:w="625" w:type="dxa"/>
                <w:gridSpan w:val="2"/>
                <w:tcBorders>
                  <w:top w:val="nil"/>
                  <w:left w:val="nil"/>
                  <w:bottom w:val="nil"/>
                  <w:right w:val="nil"/>
                </w:tcBorders>
                <w:tcMar>
                  <w:top w:w="40" w:type="dxa"/>
                  <w:left w:w="40" w:type="dxa"/>
                  <w:bottom w:w="40" w:type="dxa"/>
                  <w:right w:w="40" w:type="dxa"/>
                </w:tcMar>
                <w:vAlign w:val="bottom"/>
                <w:hideMark/>
              </w:tcPr>
            </w:tcPrChange>
          </w:tcPr>
          <w:p w14:paraId="4EB215A3" w14:textId="77777777" w:rsidR="00824177" w:rsidRPr="00824177" w:rsidRDefault="00824177">
            <w:pPr>
              <w:pStyle w:val="PARA"/>
              <w:jc w:val="center"/>
              <w:rPr>
                <w:i/>
                <w:sz w:val="12"/>
                <w:rPrChange w:id="815" w:author="Eisuke Tokiwa" w:date="2025-12-15T17:43:00Z" w16du:dateUtc="2025-12-15T08:43:00Z">
                  <w:rPr>
                    <w:sz w:val="14"/>
                  </w:rPr>
                </w:rPrChange>
              </w:rPr>
              <w:pPrChange w:id="816" w:author="Eisuke Tokiwa" w:date="2025-12-15T17:43:00Z" w16du:dateUtc="2025-12-15T08:43:00Z">
                <w:pPr/>
              </w:pPrChange>
            </w:pPr>
          </w:p>
        </w:tc>
        <w:tc>
          <w:tcPr>
            <w:tcW w:w="717" w:type="dxa"/>
            <w:tcMar>
              <w:top w:w="30" w:type="dxa"/>
              <w:left w:w="45" w:type="dxa"/>
              <w:bottom w:w="30" w:type="dxa"/>
              <w:right w:w="45" w:type="dxa"/>
            </w:tcMar>
            <w:vAlign w:val="center"/>
            <w:hideMark/>
            <w:tcPrChange w:id="817" w:author="Eisuke Tokiwa" w:date="2025-12-15T17:43:00Z" w16du:dateUtc="2025-12-15T08:43:00Z">
              <w:tcPr>
                <w:tcW w:w="625" w:type="dxa"/>
                <w:tcBorders>
                  <w:top w:val="nil"/>
                  <w:left w:val="nil"/>
                  <w:bottom w:val="nil"/>
                  <w:right w:val="nil"/>
                </w:tcBorders>
                <w:tcMar>
                  <w:top w:w="40" w:type="dxa"/>
                  <w:left w:w="40" w:type="dxa"/>
                  <w:bottom w:w="40" w:type="dxa"/>
                  <w:right w:w="40" w:type="dxa"/>
                </w:tcMar>
                <w:vAlign w:val="bottom"/>
                <w:hideMark/>
              </w:tcPr>
            </w:tcPrChange>
          </w:tcPr>
          <w:p w14:paraId="20F4E476" w14:textId="77777777" w:rsidR="00824177" w:rsidRPr="00824177" w:rsidRDefault="00824177">
            <w:pPr>
              <w:pStyle w:val="PARA"/>
              <w:jc w:val="center"/>
              <w:rPr>
                <w:i/>
                <w:sz w:val="12"/>
                <w:rPrChange w:id="818" w:author="Eisuke Tokiwa" w:date="2025-12-15T17:43:00Z" w16du:dateUtc="2025-12-15T08:43:00Z">
                  <w:rPr>
                    <w:sz w:val="14"/>
                  </w:rPr>
                </w:rPrChange>
              </w:rPr>
              <w:pPrChange w:id="819" w:author="Eisuke Tokiwa" w:date="2025-12-15T17:43:00Z" w16du:dateUtc="2025-12-15T08:43:00Z">
                <w:pPr/>
              </w:pPrChange>
            </w:pPr>
          </w:p>
        </w:tc>
        <w:tc>
          <w:tcPr>
            <w:tcW w:w="860" w:type="dxa"/>
            <w:tcMar>
              <w:top w:w="30" w:type="dxa"/>
              <w:left w:w="45" w:type="dxa"/>
              <w:bottom w:w="30" w:type="dxa"/>
              <w:right w:w="45" w:type="dxa"/>
            </w:tcMar>
            <w:vAlign w:val="center"/>
            <w:hideMark/>
            <w:tcPrChange w:id="820" w:author="Eisuke Tokiwa" w:date="2025-12-15T17:43:00Z" w16du:dateUtc="2025-12-15T08:43:00Z">
              <w:tcPr>
                <w:tcW w:w="625" w:type="dxa"/>
                <w:gridSpan w:val="2"/>
                <w:tcBorders>
                  <w:top w:val="nil"/>
                  <w:left w:val="nil"/>
                  <w:bottom w:val="nil"/>
                  <w:right w:val="nil"/>
                </w:tcBorders>
                <w:tcMar>
                  <w:top w:w="40" w:type="dxa"/>
                  <w:left w:w="40" w:type="dxa"/>
                  <w:bottom w:w="40" w:type="dxa"/>
                  <w:right w:w="40" w:type="dxa"/>
                </w:tcMar>
                <w:vAlign w:val="bottom"/>
                <w:hideMark/>
              </w:tcPr>
            </w:tcPrChange>
          </w:tcPr>
          <w:p w14:paraId="6DED38F7" w14:textId="77777777" w:rsidR="00824177" w:rsidRPr="00824177" w:rsidRDefault="00824177">
            <w:pPr>
              <w:pStyle w:val="PARA"/>
              <w:jc w:val="center"/>
              <w:rPr>
                <w:i/>
                <w:sz w:val="12"/>
                <w:rPrChange w:id="821" w:author="Eisuke Tokiwa" w:date="2025-12-15T17:43:00Z" w16du:dateUtc="2025-12-15T08:43:00Z">
                  <w:rPr>
                    <w:sz w:val="14"/>
                  </w:rPr>
                </w:rPrChange>
              </w:rPr>
              <w:pPrChange w:id="822" w:author="Eisuke Tokiwa" w:date="2025-12-15T17:43:00Z" w16du:dateUtc="2025-12-15T08:43:00Z">
                <w:pPr/>
              </w:pPrChange>
            </w:pPr>
          </w:p>
        </w:tc>
        <w:tc>
          <w:tcPr>
            <w:tcW w:w="543" w:type="dxa"/>
            <w:tcMar>
              <w:top w:w="30" w:type="dxa"/>
              <w:left w:w="45" w:type="dxa"/>
              <w:bottom w:w="30" w:type="dxa"/>
              <w:right w:w="45" w:type="dxa"/>
            </w:tcMar>
            <w:vAlign w:val="center"/>
            <w:hideMark/>
            <w:tcPrChange w:id="823" w:author="Eisuke Tokiwa" w:date="2025-12-15T17:43:00Z" w16du:dateUtc="2025-12-15T08:43:00Z">
              <w:tcPr>
                <w:tcW w:w="640" w:type="dxa"/>
                <w:gridSpan w:val="2"/>
                <w:tcBorders>
                  <w:top w:val="nil"/>
                  <w:left w:val="nil"/>
                  <w:bottom w:val="nil"/>
                  <w:right w:val="nil"/>
                </w:tcBorders>
                <w:tcMar>
                  <w:top w:w="40" w:type="dxa"/>
                  <w:left w:w="40" w:type="dxa"/>
                  <w:bottom w:w="40" w:type="dxa"/>
                  <w:right w:w="40" w:type="dxa"/>
                </w:tcMar>
                <w:vAlign w:val="bottom"/>
                <w:hideMark/>
              </w:tcPr>
            </w:tcPrChange>
          </w:tcPr>
          <w:p w14:paraId="40AF3B1D" w14:textId="77777777" w:rsidR="00824177" w:rsidRPr="00824177" w:rsidRDefault="00824177">
            <w:pPr>
              <w:pStyle w:val="PARA"/>
              <w:jc w:val="center"/>
              <w:rPr>
                <w:i/>
                <w:sz w:val="12"/>
                <w:rPrChange w:id="824" w:author="Eisuke Tokiwa" w:date="2025-12-15T17:43:00Z" w16du:dateUtc="2025-12-15T08:43:00Z">
                  <w:rPr>
                    <w:sz w:val="14"/>
                  </w:rPr>
                </w:rPrChange>
              </w:rPr>
              <w:pPrChange w:id="825" w:author="Eisuke Tokiwa" w:date="2025-12-15T17:43:00Z" w16du:dateUtc="2025-12-15T08:43:00Z">
                <w:pPr/>
              </w:pPrChange>
            </w:pPr>
          </w:p>
        </w:tc>
      </w:tr>
      <w:tr w:rsidR="00824177" w:rsidRPr="00824177" w14:paraId="3E262DF2" w14:textId="77777777">
        <w:trPr>
          <w:trHeight w:val="315"/>
          <w:tblCellSpacing w:w="0" w:type="dxa"/>
          <w:trPrChange w:id="826" w:author="Eisuke Tokiwa" w:date="2025-12-15T17:43:00Z" w16du:dateUtc="2025-12-15T08:43:00Z">
            <w:trPr>
              <w:gridAfter w:val="0"/>
              <w:trHeight w:val="340"/>
              <w:jc w:val="center"/>
            </w:trPr>
          </w:trPrChange>
        </w:trPr>
        <w:tc>
          <w:tcPr>
            <w:tcW w:w="861" w:type="dxa"/>
            <w:tcMar>
              <w:top w:w="30" w:type="dxa"/>
              <w:left w:w="45" w:type="dxa"/>
              <w:bottom w:w="30" w:type="dxa"/>
              <w:right w:w="45" w:type="dxa"/>
            </w:tcMar>
            <w:vAlign w:val="center"/>
            <w:hideMark/>
            <w:tcPrChange w:id="827" w:author="Eisuke Tokiwa" w:date="2025-12-15T17:43:00Z" w16du:dateUtc="2025-12-15T08:43:00Z">
              <w:tcPr>
                <w:tcW w:w="839" w:type="dxa"/>
                <w:tcBorders>
                  <w:top w:val="nil"/>
                  <w:left w:val="nil"/>
                  <w:bottom w:val="nil"/>
                  <w:right w:val="nil"/>
                </w:tcBorders>
                <w:tcMar>
                  <w:top w:w="40" w:type="dxa"/>
                  <w:left w:w="40" w:type="dxa"/>
                  <w:bottom w:w="40" w:type="dxa"/>
                  <w:right w:w="40" w:type="dxa"/>
                </w:tcMar>
                <w:vAlign w:val="bottom"/>
                <w:hideMark/>
              </w:tcPr>
            </w:tcPrChange>
          </w:tcPr>
          <w:p w14:paraId="2C3DE24A" w14:textId="77777777" w:rsidR="00824177" w:rsidRPr="00824177" w:rsidRDefault="00175B3B">
            <w:pPr>
              <w:pStyle w:val="PARA"/>
              <w:jc w:val="center"/>
              <w:rPr>
                <w:i/>
                <w:sz w:val="12"/>
                <w:rPrChange w:id="828" w:author="Eisuke Tokiwa" w:date="2025-12-15T17:43:00Z" w16du:dateUtc="2025-12-15T08:43:00Z">
                  <w:rPr>
                    <w:sz w:val="14"/>
                  </w:rPr>
                </w:rPrChange>
              </w:rPr>
              <w:pPrChange w:id="829" w:author="Eisuke Tokiwa" w:date="2025-12-15T17:43:00Z" w16du:dateUtc="2025-12-15T08:43:00Z">
                <w:pPr/>
              </w:pPrChange>
            </w:pPr>
            <w:del w:id="830" w:author="Eisuke Tokiwa" w:date="2025-12-15T17:43:00Z" w16du:dateUtc="2025-12-15T08:43:00Z">
              <w:r w:rsidRPr="00175B3B">
                <w:rPr>
                  <w:rFonts w:eastAsia="Times New Roman"/>
                  <w:sz w:val="14"/>
                  <w:szCs w:val="14"/>
                </w:rPr>
                <w:delText>Extraversion</w:delText>
              </w:r>
            </w:del>
            <w:ins w:id="831" w:author="Eisuke Tokiwa" w:date="2025-12-15T17:43:00Z" w16du:dateUtc="2025-12-15T08:43:00Z">
              <w:r w:rsidR="00824177" w:rsidRPr="00824177">
                <w:rPr>
                  <w:i/>
                  <w:iCs/>
                  <w:sz w:val="12"/>
                  <w:szCs w:val="12"/>
                  <w:lang w:eastAsia="ja-JP"/>
                </w:rPr>
                <w:t>EX</w:t>
              </w:r>
            </w:ins>
          </w:p>
        </w:tc>
        <w:tc>
          <w:tcPr>
            <w:tcW w:w="526" w:type="dxa"/>
            <w:tcMar>
              <w:top w:w="30" w:type="dxa"/>
              <w:left w:w="45" w:type="dxa"/>
              <w:bottom w:w="30" w:type="dxa"/>
              <w:right w:w="45" w:type="dxa"/>
            </w:tcMar>
            <w:vAlign w:val="center"/>
            <w:hideMark/>
            <w:tcPrChange w:id="832" w:author="Eisuke Tokiwa" w:date="2025-12-15T17:43:00Z" w16du:dateUtc="2025-12-15T08:43:00Z">
              <w:tcPr>
                <w:tcW w:w="625" w:type="dxa"/>
                <w:gridSpan w:val="3"/>
                <w:tcBorders>
                  <w:top w:val="nil"/>
                  <w:left w:val="nil"/>
                  <w:bottom w:val="nil"/>
                  <w:right w:val="nil"/>
                </w:tcBorders>
                <w:tcMar>
                  <w:top w:w="40" w:type="dxa"/>
                  <w:left w:w="40" w:type="dxa"/>
                  <w:bottom w:w="40" w:type="dxa"/>
                  <w:right w:w="40" w:type="dxa"/>
                </w:tcMar>
                <w:vAlign w:val="bottom"/>
                <w:hideMark/>
              </w:tcPr>
            </w:tcPrChange>
          </w:tcPr>
          <w:p w14:paraId="5D1EF058" w14:textId="77777777" w:rsidR="00824177" w:rsidRPr="00824177" w:rsidRDefault="00175B3B">
            <w:pPr>
              <w:pStyle w:val="PARA"/>
              <w:jc w:val="center"/>
              <w:rPr>
                <w:i/>
                <w:sz w:val="12"/>
                <w:rPrChange w:id="833" w:author="Eisuke Tokiwa" w:date="2025-12-15T17:43:00Z" w16du:dateUtc="2025-12-15T08:43:00Z">
                  <w:rPr>
                    <w:sz w:val="14"/>
                  </w:rPr>
                </w:rPrChange>
              </w:rPr>
              <w:pPrChange w:id="834" w:author="Eisuke Tokiwa" w:date="2025-12-15T17:43:00Z" w16du:dateUtc="2025-12-15T08:43:00Z">
                <w:pPr>
                  <w:jc w:val="center"/>
                </w:pPr>
              </w:pPrChange>
            </w:pPr>
            <w:del w:id="835" w:author="Eisuke Tokiwa" w:date="2025-12-15T17:43:00Z" w16du:dateUtc="2025-12-15T08:43:00Z">
              <w:r w:rsidRPr="00175B3B">
                <w:rPr>
                  <w:rFonts w:eastAsia="Times New Roman"/>
                  <w:sz w:val="14"/>
                  <w:szCs w:val="14"/>
                </w:rPr>
                <w:delText>-.2</w:delText>
              </w:r>
              <w:r w:rsidRPr="00175B3B">
                <w:rPr>
                  <w:rFonts w:ascii="ＭＳ 明朝" w:eastAsia="ＭＳ 明朝" w:hAnsi="ＭＳ 明朝" w:cs="ＭＳ 明朝" w:hint="eastAsia"/>
                  <w:sz w:val="14"/>
                  <w:szCs w:val="14"/>
                </w:rPr>
                <w:delText>4**</w:delText>
              </w:r>
            </w:del>
            <w:ins w:id="836" w:author="Eisuke Tokiwa" w:date="2025-12-15T17:43:00Z" w16du:dateUtc="2025-12-15T08:43:00Z">
              <w:r w:rsidR="00824177" w:rsidRPr="00824177">
                <w:rPr>
                  <w:i/>
                  <w:iCs/>
                  <w:sz w:val="12"/>
                  <w:szCs w:val="12"/>
                  <w:lang w:eastAsia="ja-JP"/>
                </w:rPr>
                <w:t>-.23**</w:t>
              </w:r>
              <w:r w:rsidR="00824177" w:rsidRPr="00824177">
                <w:rPr>
                  <w:i/>
                  <w:iCs/>
                  <w:sz w:val="12"/>
                  <w:szCs w:val="12"/>
                  <w:lang w:eastAsia="ja-JP"/>
                </w:rPr>
                <w:br/>
                <w:t>[-.247, -.214]</w:t>
              </w:r>
            </w:ins>
          </w:p>
        </w:tc>
        <w:tc>
          <w:tcPr>
            <w:tcW w:w="671" w:type="dxa"/>
            <w:tcMar>
              <w:top w:w="30" w:type="dxa"/>
              <w:left w:w="45" w:type="dxa"/>
              <w:bottom w:w="30" w:type="dxa"/>
              <w:right w:w="45" w:type="dxa"/>
            </w:tcMar>
            <w:vAlign w:val="center"/>
            <w:hideMark/>
            <w:tcPrChange w:id="837" w:author="Eisuke Tokiwa" w:date="2025-12-15T17:43:00Z" w16du:dateUtc="2025-12-15T08:43:00Z">
              <w:tcPr>
                <w:tcW w:w="625" w:type="dxa"/>
                <w:gridSpan w:val="2"/>
                <w:tcBorders>
                  <w:top w:val="nil"/>
                  <w:left w:val="nil"/>
                  <w:bottom w:val="nil"/>
                  <w:right w:val="nil"/>
                </w:tcBorders>
                <w:tcMar>
                  <w:top w:w="40" w:type="dxa"/>
                  <w:left w:w="40" w:type="dxa"/>
                  <w:bottom w:w="40" w:type="dxa"/>
                  <w:right w:w="40" w:type="dxa"/>
                </w:tcMar>
                <w:vAlign w:val="bottom"/>
                <w:hideMark/>
              </w:tcPr>
            </w:tcPrChange>
          </w:tcPr>
          <w:p w14:paraId="06F75A68" w14:textId="77777777" w:rsidR="00824177" w:rsidRPr="00824177" w:rsidRDefault="00175B3B">
            <w:pPr>
              <w:pStyle w:val="PARA"/>
              <w:jc w:val="center"/>
              <w:rPr>
                <w:i/>
                <w:sz w:val="12"/>
                <w:rPrChange w:id="838" w:author="Eisuke Tokiwa" w:date="2025-12-15T17:43:00Z" w16du:dateUtc="2025-12-15T08:43:00Z">
                  <w:rPr>
                    <w:sz w:val="14"/>
                  </w:rPr>
                </w:rPrChange>
              </w:rPr>
              <w:pPrChange w:id="839" w:author="Eisuke Tokiwa" w:date="2025-12-15T17:43:00Z" w16du:dateUtc="2025-12-15T08:43:00Z">
                <w:pPr>
                  <w:jc w:val="center"/>
                </w:pPr>
              </w:pPrChange>
            </w:pPr>
            <w:del w:id="840" w:author="Eisuke Tokiwa" w:date="2025-12-15T17:43:00Z" w16du:dateUtc="2025-12-15T08:43:00Z">
              <w:r w:rsidRPr="00175B3B">
                <w:rPr>
                  <w:rFonts w:eastAsia="Times New Roman"/>
                  <w:sz w:val="14"/>
                  <w:szCs w:val="14"/>
                </w:rPr>
                <w:delText>-.2</w:delText>
              </w:r>
              <w:r w:rsidRPr="00175B3B">
                <w:rPr>
                  <w:rFonts w:hint="eastAsia"/>
                  <w:sz w:val="14"/>
                  <w:szCs w:val="14"/>
                </w:rPr>
                <w:delText>1**</w:delText>
              </w:r>
            </w:del>
            <w:ins w:id="841" w:author="Eisuke Tokiwa" w:date="2025-12-15T17:43:00Z" w16du:dateUtc="2025-12-15T08:43:00Z">
              <w:r w:rsidR="00824177" w:rsidRPr="00824177">
                <w:rPr>
                  <w:i/>
                  <w:iCs/>
                  <w:sz w:val="12"/>
                  <w:szCs w:val="12"/>
                  <w:lang w:eastAsia="ja-JP"/>
                </w:rPr>
                <w:t>-0.2**</w:t>
              </w:r>
              <w:r w:rsidR="00824177" w:rsidRPr="00824177">
                <w:rPr>
                  <w:i/>
                  <w:iCs/>
                  <w:sz w:val="12"/>
                  <w:szCs w:val="12"/>
                  <w:lang w:eastAsia="ja-JP"/>
                </w:rPr>
                <w:br/>
                <w:t>[-.217, -.184]</w:t>
              </w:r>
            </w:ins>
          </w:p>
        </w:tc>
        <w:tc>
          <w:tcPr>
            <w:tcW w:w="642" w:type="dxa"/>
            <w:tcMar>
              <w:top w:w="30" w:type="dxa"/>
              <w:left w:w="45" w:type="dxa"/>
              <w:bottom w:w="30" w:type="dxa"/>
              <w:right w:w="45" w:type="dxa"/>
            </w:tcMar>
            <w:vAlign w:val="center"/>
            <w:hideMark/>
            <w:tcPrChange w:id="842" w:author="Eisuke Tokiwa" w:date="2025-12-15T17:43:00Z" w16du:dateUtc="2025-12-15T08:43:00Z">
              <w:tcPr>
                <w:tcW w:w="625" w:type="dxa"/>
                <w:gridSpan w:val="2"/>
                <w:tcBorders>
                  <w:top w:val="nil"/>
                  <w:left w:val="nil"/>
                  <w:bottom w:val="nil"/>
                  <w:right w:val="nil"/>
                </w:tcBorders>
                <w:tcMar>
                  <w:top w:w="40" w:type="dxa"/>
                  <w:left w:w="40" w:type="dxa"/>
                  <w:bottom w:w="40" w:type="dxa"/>
                  <w:right w:w="40" w:type="dxa"/>
                </w:tcMar>
                <w:vAlign w:val="bottom"/>
                <w:hideMark/>
              </w:tcPr>
            </w:tcPrChange>
          </w:tcPr>
          <w:p w14:paraId="5A53F39D" w14:textId="77777777" w:rsidR="00824177" w:rsidRPr="00824177" w:rsidRDefault="00824177">
            <w:pPr>
              <w:pStyle w:val="PARA"/>
              <w:jc w:val="center"/>
              <w:rPr>
                <w:i/>
                <w:sz w:val="12"/>
                <w:rPrChange w:id="843" w:author="Eisuke Tokiwa" w:date="2025-12-15T17:43:00Z" w16du:dateUtc="2025-12-15T08:43:00Z">
                  <w:rPr>
                    <w:sz w:val="14"/>
                  </w:rPr>
                </w:rPrChange>
              </w:rPr>
              <w:pPrChange w:id="844" w:author="Eisuke Tokiwa" w:date="2025-12-15T17:43:00Z" w16du:dateUtc="2025-12-15T08:43:00Z">
                <w:pPr>
                  <w:jc w:val="center"/>
                </w:pPr>
              </w:pPrChange>
            </w:pPr>
            <w:r w:rsidRPr="00824177">
              <w:rPr>
                <w:i/>
                <w:sz w:val="12"/>
                <w:rPrChange w:id="845" w:author="Eisuke Tokiwa" w:date="2025-12-15T17:43:00Z" w16du:dateUtc="2025-12-15T08:43:00Z">
                  <w:rPr>
                    <w:sz w:val="14"/>
                  </w:rPr>
                </w:rPrChange>
              </w:rPr>
              <w:t>1.00</w:t>
            </w:r>
          </w:p>
        </w:tc>
        <w:tc>
          <w:tcPr>
            <w:tcW w:w="717" w:type="dxa"/>
            <w:tcMar>
              <w:top w:w="30" w:type="dxa"/>
              <w:left w:w="45" w:type="dxa"/>
              <w:bottom w:w="30" w:type="dxa"/>
              <w:right w:w="45" w:type="dxa"/>
            </w:tcMar>
            <w:vAlign w:val="center"/>
            <w:hideMark/>
            <w:tcPrChange w:id="846" w:author="Eisuke Tokiwa" w:date="2025-12-15T17:43:00Z" w16du:dateUtc="2025-12-15T08:43:00Z">
              <w:tcPr>
                <w:tcW w:w="625" w:type="dxa"/>
                <w:tcBorders>
                  <w:top w:val="nil"/>
                  <w:left w:val="nil"/>
                  <w:bottom w:val="nil"/>
                  <w:right w:val="nil"/>
                </w:tcBorders>
                <w:tcMar>
                  <w:top w:w="40" w:type="dxa"/>
                  <w:left w:w="40" w:type="dxa"/>
                  <w:bottom w:w="40" w:type="dxa"/>
                  <w:right w:w="40" w:type="dxa"/>
                </w:tcMar>
                <w:vAlign w:val="bottom"/>
                <w:hideMark/>
              </w:tcPr>
            </w:tcPrChange>
          </w:tcPr>
          <w:p w14:paraId="61B5B1D7" w14:textId="77777777" w:rsidR="00824177" w:rsidRPr="00824177" w:rsidRDefault="00824177">
            <w:pPr>
              <w:pStyle w:val="PARA"/>
              <w:jc w:val="center"/>
              <w:rPr>
                <w:i/>
                <w:sz w:val="12"/>
                <w:rPrChange w:id="847" w:author="Eisuke Tokiwa" w:date="2025-12-15T17:43:00Z" w16du:dateUtc="2025-12-15T08:43:00Z">
                  <w:rPr>
                    <w:sz w:val="14"/>
                  </w:rPr>
                </w:rPrChange>
              </w:rPr>
              <w:pPrChange w:id="848" w:author="Eisuke Tokiwa" w:date="2025-12-15T17:43:00Z" w16du:dateUtc="2025-12-15T08:43:00Z">
                <w:pPr/>
              </w:pPrChange>
            </w:pPr>
          </w:p>
        </w:tc>
        <w:tc>
          <w:tcPr>
            <w:tcW w:w="860" w:type="dxa"/>
            <w:tcMar>
              <w:top w:w="30" w:type="dxa"/>
              <w:left w:w="45" w:type="dxa"/>
              <w:bottom w:w="30" w:type="dxa"/>
              <w:right w:w="45" w:type="dxa"/>
            </w:tcMar>
            <w:vAlign w:val="center"/>
            <w:hideMark/>
            <w:tcPrChange w:id="849" w:author="Eisuke Tokiwa" w:date="2025-12-15T17:43:00Z" w16du:dateUtc="2025-12-15T08:43:00Z">
              <w:tcPr>
                <w:tcW w:w="625" w:type="dxa"/>
                <w:gridSpan w:val="2"/>
                <w:tcBorders>
                  <w:top w:val="nil"/>
                  <w:left w:val="nil"/>
                  <w:bottom w:val="nil"/>
                  <w:right w:val="nil"/>
                </w:tcBorders>
                <w:tcMar>
                  <w:top w:w="40" w:type="dxa"/>
                  <w:left w:w="40" w:type="dxa"/>
                  <w:bottom w:w="40" w:type="dxa"/>
                  <w:right w:w="40" w:type="dxa"/>
                </w:tcMar>
                <w:vAlign w:val="bottom"/>
                <w:hideMark/>
              </w:tcPr>
            </w:tcPrChange>
          </w:tcPr>
          <w:p w14:paraId="12745CD9" w14:textId="77777777" w:rsidR="00824177" w:rsidRPr="00824177" w:rsidRDefault="00824177">
            <w:pPr>
              <w:pStyle w:val="PARA"/>
              <w:jc w:val="center"/>
              <w:rPr>
                <w:i/>
                <w:sz w:val="12"/>
                <w:rPrChange w:id="850" w:author="Eisuke Tokiwa" w:date="2025-12-15T17:43:00Z" w16du:dateUtc="2025-12-15T08:43:00Z">
                  <w:rPr>
                    <w:sz w:val="14"/>
                  </w:rPr>
                </w:rPrChange>
              </w:rPr>
              <w:pPrChange w:id="851" w:author="Eisuke Tokiwa" w:date="2025-12-15T17:43:00Z" w16du:dateUtc="2025-12-15T08:43:00Z">
                <w:pPr/>
              </w:pPrChange>
            </w:pPr>
          </w:p>
        </w:tc>
        <w:tc>
          <w:tcPr>
            <w:tcW w:w="543" w:type="dxa"/>
            <w:tcMar>
              <w:top w:w="30" w:type="dxa"/>
              <w:left w:w="45" w:type="dxa"/>
              <w:bottom w:w="30" w:type="dxa"/>
              <w:right w:w="45" w:type="dxa"/>
            </w:tcMar>
            <w:vAlign w:val="center"/>
            <w:hideMark/>
            <w:tcPrChange w:id="852" w:author="Eisuke Tokiwa" w:date="2025-12-15T17:43:00Z" w16du:dateUtc="2025-12-15T08:43:00Z">
              <w:tcPr>
                <w:tcW w:w="640" w:type="dxa"/>
                <w:gridSpan w:val="2"/>
                <w:tcBorders>
                  <w:top w:val="nil"/>
                  <w:left w:val="nil"/>
                  <w:bottom w:val="nil"/>
                  <w:right w:val="nil"/>
                </w:tcBorders>
                <w:tcMar>
                  <w:top w:w="40" w:type="dxa"/>
                  <w:left w:w="40" w:type="dxa"/>
                  <w:bottom w:w="40" w:type="dxa"/>
                  <w:right w:w="40" w:type="dxa"/>
                </w:tcMar>
                <w:vAlign w:val="bottom"/>
                <w:hideMark/>
              </w:tcPr>
            </w:tcPrChange>
          </w:tcPr>
          <w:p w14:paraId="151ABF36" w14:textId="77777777" w:rsidR="00824177" w:rsidRPr="00824177" w:rsidRDefault="00824177">
            <w:pPr>
              <w:pStyle w:val="PARA"/>
              <w:jc w:val="center"/>
              <w:rPr>
                <w:i/>
                <w:sz w:val="12"/>
                <w:rPrChange w:id="853" w:author="Eisuke Tokiwa" w:date="2025-12-15T17:43:00Z" w16du:dateUtc="2025-12-15T08:43:00Z">
                  <w:rPr>
                    <w:sz w:val="14"/>
                  </w:rPr>
                </w:rPrChange>
              </w:rPr>
              <w:pPrChange w:id="854" w:author="Eisuke Tokiwa" w:date="2025-12-15T17:43:00Z" w16du:dateUtc="2025-12-15T08:43:00Z">
                <w:pPr/>
              </w:pPrChange>
            </w:pPr>
          </w:p>
        </w:tc>
      </w:tr>
      <w:tr w:rsidR="00824177" w:rsidRPr="00824177" w14:paraId="7BDC861F" w14:textId="77777777">
        <w:trPr>
          <w:trHeight w:val="315"/>
          <w:tblCellSpacing w:w="0" w:type="dxa"/>
          <w:trPrChange w:id="855" w:author="Eisuke Tokiwa" w:date="2025-12-15T17:43:00Z" w16du:dateUtc="2025-12-15T08:43:00Z">
            <w:trPr>
              <w:gridAfter w:val="0"/>
              <w:trHeight w:val="340"/>
              <w:jc w:val="center"/>
            </w:trPr>
          </w:trPrChange>
        </w:trPr>
        <w:tc>
          <w:tcPr>
            <w:tcW w:w="861" w:type="dxa"/>
            <w:tcMar>
              <w:top w:w="30" w:type="dxa"/>
              <w:left w:w="45" w:type="dxa"/>
              <w:bottom w:w="30" w:type="dxa"/>
              <w:right w:w="45" w:type="dxa"/>
            </w:tcMar>
            <w:vAlign w:val="center"/>
            <w:hideMark/>
            <w:tcPrChange w:id="856" w:author="Eisuke Tokiwa" w:date="2025-12-15T17:43:00Z" w16du:dateUtc="2025-12-15T08:43:00Z">
              <w:tcPr>
                <w:tcW w:w="839" w:type="dxa"/>
                <w:tcBorders>
                  <w:top w:val="nil"/>
                  <w:left w:val="nil"/>
                  <w:bottom w:val="nil"/>
                  <w:right w:val="nil"/>
                </w:tcBorders>
                <w:tcMar>
                  <w:top w:w="40" w:type="dxa"/>
                  <w:left w:w="40" w:type="dxa"/>
                  <w:bottom w:w="40" w:type="dxa"/>
                  <w:right w:w="40" w:type="dxa"/>
                </w:tcMar>
                <w:vAlign w:val="bottom"/>
                <w:hideMark/>
              </w:tcPr>
            </w:tcPrChange>
          </w:tcPr>
          <w:p w14:paraId="59BD60A6" w14:textId="77777777" w:rsidR="00824177" w:rsidRPr="00824177" w:rsidRDefault="00175B3B">
            <w:pPr>
              <w:pStyle w:val="PARA"/>
              <w:jc w:val="center"/>
              <w:rPr>
                <w:i/>
                <w:sz w:val="12"/>
                <w:rPrChange w:id="857" w:author="Eisuke Tokiwa" w:date="2025-12-15T17:43:00Z" w16du:dateUtc="2025-12-15T08:43:00Z">
                  <w:rPr>
                    <w:sz w:val="14"/>
                  </w:rPr>
                </w:rPrChange>
              </w:rPr>
              <w:pPrChange w:id="858" w:author="Eisuke Tokiwa" w:date="2025-12-15T17:43:00Z" w16du:dateUtc="2025-12-15T08:43:00Z">
                <w:pPr/>
              </w:pPrChange>
            </w:pPr>
            <w:del w:id="859" w:author="Eisuke Tokiwa" w:date="2025-12-15T17:43:00Z" w16du:dateUtc="2025-12-15T08:43:00Z">
              <w:r w:rsidRPr="00175B3B">
                <w:rPr>
                  <w:rFonts w:eastAsia="Times New Roman"/>
                  <w:sz w:val="14"/>
                  <w:szCs w:val="14"/>
                </w:rPr>
                <w:delText>Agreeableness</w:delText>
              </w:r>
            </w:del>
            <w:ins w:id="860" w:author="Eisuke Tokiwa" w:date="2025-12-15T17:43:00Z" w16du:dateUtc="2025-12-15T08:43:00Z">
              <w:r w:rsidR="00824177" w:rsidRPr="00824177">
                <w:rPr>
                  <w:i/>
                  <w:iCs/>
                  <w:sz w:val="12"/>
                  <w:szCs w:val="12"/>
                  <w:lang w:eastAsia="ja-JP"/>
                </w:rPr>
                <w:t>AG</w:t>
              </w:r>
            </w:ins>
          </w:p>
        </w:tc>
        <w:tc>
          <w:tcPr>
            <w:tcW w:w="526" w:type="dxa"/>
            <w:tcMar>
              <w:top w:w="30" w:type="dxa"/>
              <w:left w:w="45" w:type="dxa"/>
              <w:bottom w:w="30" w:type="dxa"/>
              <w:right w:w="45" w:type="dxa"/>
            </w:tcMar>
            <w:vAlign w:val="center"/>
            <w:hideMark/>
            <w:tcPrChange w:id="861" w:author="Eisuke Tokiwa" w:date="2025-12-15T17:43:00Z" w16du:dateUtc="2025-12-15T08:43:00Z">
              <w:tcPr>
                <w:tcW w:w="625" w:type="dxa"/>
                <w:gridSpan w:val="3"/>
                <w:tcBorders>
                  <w:top w:val="nil"/>
                  <w:left w:val="nil"/>
                  <w:bottom w:val="nil"/>
                  <w:right w:val="nil"/>
                </w:tcBorders>
                <w:tcMar>
                  <w:top w:w="40" w:type="dxa"/>
                  <w:left w:w="40" w:type="dxa"/>
                  <w:bottom w:w="40" w:type="dxa"/>
                  <w:right w:w="40" w:type="dxa"/>
                </w:tcMar>
                <w:vAlign w:val="bottom"/>
                <w:hideMark/>
              </w:tcPr>
            </w:tcPrChange>
          </w:tcPr>
          <w:p w14:paraId="5131A1EF" w14:textId="77777777" w:rsidR="00824177" w:rsidRPr="00824177" w:rsidRDefault="00175B3B">
            <w:pPr>
              <w:pStyle w:val="PARA"/>
              <w:jc w:val="center"/>
              <w:rPr>
                <w:i/>
                <w:sz w:val="12"/>
                <w:rPrChange w:id="862" w:author="Eisuke Tokiwa" w:date="2025-12-15T17:43:00Z" w16du:dateUtc="2025-12-15T08:43:00Z">
                  <w:rPr>
                    <w:sz w:val="14"/>
                  </w:rPr>
                </w:rPrChange>
              </w:rPr>
              <w:pPrChange w:id="863" w:author="Eisuke Tokiwa" w:date="2025-12-15T17:43:00Z" w16du:dateUtc="2025-12-15T08:43:00Z">
                <w:pPr>
                  <w:jc w:val="center"/>
                </w:pPr>
              </w:pPrChange>
            </w:pPr>
            <w:del w:id="864" w:author="Eisuke Tokiwa" w:date="2025-12-15T17:43:00Z" w16du:dateUtc="2025-12-15T08:43:00Z">
              <w:r w:rsidRPr="00175B3B">
                <w:rPr>
                  <w:rFonts w:eastAsia="Times New Roman"/>
                  <w:sz w:val="14"/>
                  <w:szCs w:val="14"/>
                </w:rPr>
                <w:delText>.1</w:delText>
              </w:r>
              <w:r w:rsidRPr="00175B3B">
                <w:rPr>
                  <w:rFonts w:hint="eastAsia"/>
                  <w:sz w:val="14"/>
                  <w:szCs w:val="14"/>
                </w:rPr>
                <w:delText>9**</w:delText>
              </w:r>
            </w:del>
            <w:ins w:id="865" w:author="Eisuke Tokiwa" w:date="2025-12-15T17:43:00Z" w16du:dateUtc="2025-12-15T08:43:00Z">
              <w:r w:rsidR="00824177" w:rsidRPr="00824177">
                <w:rPr>
                  <w:i/>
                  <w:iCs/>
                  <w:sz w:val="12"/>
                  <w:szCs w:val="12"/>
                  <w:lang w:eastAsia="ja-JP"/>
                </w:rPr>
                <w:t>.18**</w:t>
              </w:r>
              <w:r w:rsidR="00824177" w:rsidRPr="00824177">
                <w:rPr>
                  <w:i/>
                  <w:iCs/>
                  <w:sz w:val="12"/>
                  <w:szCs w:val="12"/>
                  <w:lang w:eastAsia="ja-JP"/>
                </w:rPr>
                <w:br/>
                <w:t>[.162, .194]</w:t>
              </w:r>
            </w:ins>
          </w:p>
        </w:tc>
        <w:tc>
          <w:tcPr>
            <w:tcW w:w="671" w:type="dxa"/>
            <w:tcMar>
              <w:top w:w="30" w:type="dxa"/>
              <w:left w:w="45" w:type="dxa"/>
              <w:bottom w:w="30" w:type="dxa"/>
              <w:right w:w="45" w:type="dxa"/>
            </w:tcMar>
            <w:vAlign w:val="center"/>
            <w:hideMark/>
            <w:tcPrChange w:id="866" w:author="Eisuke Tokiwa" w:date="2025-12-15T17:43:00Z" w16du:dateUtc="2025-12-15T08:43:00Z">
              <w:tcPr>
                <w:tcW w:w="625" w:type="dxa"/>
                <w:gridSpan w:val="2"/>
                <w:tcBorders>
                  <w:top w:val="nil"/>
                  <w:left w:val="nil"/>
                  <w:bottom w:val="nil"/>
                  <w:right w:val="nil"/>
                </w:tcBorders>
                <w:tcMar>
                  <w:top w:w="40" w:type="dxa"/>
                  <w:left w:w="40" w:type="dxa"/>
                  <w:bottom w:w="40" w:type="dxa"/>
                  <w:right w:w="40" w:type="dxa"/>
                </w:tcMar>
                <w:vAlign w:val="bottom"/>
                <w:hideMark/>
              </w:tcPr>
            </w:tcPrChange>
          </w:tcPr>
          <w:p w14:paraId="781E41A9" w14:textId="77777777" w:rsidR="00824177" w:rsidRPr="00824177" w:rsidRDefault="00175B3B">
            <w:pPr>
              <w:pStyle w:val="PARA"/>
              <w:jc w:val="center"/>
              <w:rPr>
                <w:i/>
                <w:sz w:val="12"/>
                <w:rPrChange w:id="867" w:author="Eisuke Tokiwa" w:date="2025-12-15T17:43:00Z" w16du:dateUtc="2025-12-15T08:43:00Z">
                  <w:rPr>
                    <w:sz w:val="14"/>
                  </w:rPr>
                </w:rPrChange>
              </w:rPr>
              <w:pPrChange w:id="868" w:author="Eisuke Tokiwa" w:date="2025-12-15T17:43:00Z" w16du:dateUtc="2025-12-15T08:43:00Z">
                <w:pPr>
                  <w:jc w:val="center"/>
                </w:pPr>
              </w:pPrChange>
            </w:pPr>
            <w:del w:id="869" w:author="Eisuke Tokiwa" w:date="2025-12-15T17:43:00Z" w16du:dateUtc="2025-12-15T08:43:00Z">
              <w:r w:rsidRPr="00175B3B">
                <w:rPr>
                  <w:rFonts w:eastAsia="Times New Roman"/>
                  <w:sz w:val="14"/>
                  <w:szCs w:val="14"/>
                </w:rPr>
                <w:delText>.10</w:delText>
              </w:r>
              <w:r w:rsidRPr="00175B3B">
                <w:rPr>
                  <w:rFonts w:hint="eastAsia"/>
                  <w:sz w:val="14"/>
                  <w:szCs w:val="14"/>
                </w:rPr>
                <w:delText>**</w:delText>
              </w:r>
            </w:del>
            <w:ins w:id="870" w:author="Eisuke Tokiwa" w:date="2025-12-15T17:43:00Z" w16du:dateUtc="2025-12-15T08:43:00Z">
              <w:r w:rsidR="00824177" w:rsidRPr="00824177">
                <w:rPr>
                  <w:i/>
                  <w:iCs/>
                  <w:sz w:val="12"/>
                  <w:szCs w:val="12"/>
                  <w:lang w:eastAsia="ja-JP"/>
                </w:rPr>
                <w:t>0.1**</w:t>
              </w:r>
              <w:r w:rsidR="00824177" w:rsidRPr="00824177">
                <w:rPr>
                  <w:i/>
                  <w:iCs/>
                  <w:sz w:val="12"/>
                  <w:szCs w:val="12"/>
                  <w:lang w:eastAsia="ja-JP"/>
                </w:rPr>
                <w:br/>
                <w:t>[.088, .122]</w:t>
              </w:r>
            </w:ins>
          </w:p>
        </w:tc>
        <w:tc>
          <w:tcPr>
            <w:tcW w:w="642" w:type="dxa"/>
            <w:tcMar>
              <w:top w:w="30" w:type="dxa"/>
              <w:left w:w="45" w:type="dxa"/>
              <w:bottom w:w="30" w:type="dxa"/>
              <w:right w:w="45" w:type="dxa"/>
            </w:tcMar>
            <w:vAlign w:val="center"/>
            <w:hideMark/>
            <w:tcPrChange w:id="871" w:author="Eisuke Tokiwa" w:date="2025-12-15T17:43:00Z" w16du:dateUtc="2025-12-15T08:43:00Z">
              <w:tcPr>
                <w:tcW w:w="625" w:type="dxa"/>
                <w:gridSpan w:val="2"/>
                <w:tcBorders>
                  <w:top w:val="nil"/>
                  <w:left w:val="nil"/>
                  <w:bottom w:val="nil"/>
                  <w:right w:val="nil"/>
                </w:tcBorders>
                <w:tcMar>
                  <w:top w:w="40" w:type="dxa"/>
                  <w:left w:w="40" w:type="dxa"/>
                  <w:bottom w:w="40" w:type="dxa"/>
                  <w:right w:w="40" w:type="dxa"/>
                </w:tcMar>
                <w:vAlign w:val="bottom"/>
                <w:hideMark/>
              </w:tcPr>
            </w:tcPrChange>
          </w:tcPr>
          <w:p w14:paraId="3BC9E98E" w14:textId="77777777" w:rsidR="00824177" w:rsidRPr="00824177" w:rsidRDefault="00824177">
            <w:pPr>
              <w:pStyle w:val="PARA"/>
              <w:jc w:val="center"/>
              <w:rPr>
                <w:i/>
                <w:sz w:val="12"/>
                <w:rPrChange w:id="872" w:author="Eisuke Tokiwa" w:date="2025-12-15T17:43:00Z" w16du:dateUtc="2025-12-15T08:43:00Z">
                  <w:rPr>
                    <w:sz w:val="14"/>
                  </w:rPr>
                </w:rPrChange>
              </w:rPr>
              <w:pPrChange w:id="873" w:author="Eisuke Tokiwa" w:date="2025-12-15T17:43:00Z" w16du:dateUtc="2025-12-15T08:43:00Z">
                <w:pPr>
                  <w:jc w:val="center"/>
                </w:pPr>
              </w:pPrChange>
            </w:pPr>
            <w:r w:rsidRPr="00824177">
              <w:rPr>
                <w:i/>
                <w:sz w:val="12"/>
                <w:rPrChange w:id="874" w:author="Eisuke Tokiwa" w:date="2025-12-15T17:43:00Z" w16du:dateUtc="2025-12-15T08:43:00Z">
                  <w:rPr>
                    <w:sz w:val="14"/>
                  </w:rPr>
                </w:rPrChange>
              </w:rPr>
              <w:t>.04**</w:t>
            </w:r>
            <w:ins w:id="875" w:author="Eisuke Tokiwa" w:date="2025-12-15T17:43:00Z" w16du:dateUtc="2025-12-15T08:43:00Z">
              <w:r w:rsidRPr="00824177">
                <w:rPr>
                  <w:i/>
                  <w:iCs/>
                  <w:sz w:val="12"/>
                  <w:szCs w:val="12"/>
                  <w:lang w:eastAsia="ja-JP"/>
                </w:rPr>
                <w:br/>
                <w:t>[.024, .058]</w:t>
              </w:r>
            </w:ins>
          </w:p>
        </w:tc>
        <w:tc>
          <w:tcPr>
            <w:tcW w:w="717" w:type="dxa"/>
            <w:tcMar>
              <w:top w:w="30" w:type="dxa"/>
              <w:left w:w="45" w:type="dxa"/>
              <w:bottom w:w="30" w:type="dxa"/>
              <w:right w:w="45" w:type="dxa"/>
            </w:tcMar>
            <w:vAlign w:val="center"/>
            <w:hideMark/>
            <w:tcPrChange w:id="876" w:author="Eisuke Tokiwa" w:date="2025-12-15T17:43:00Z" w16du:dateUtc="2025-12-15T08:43:00Z">
              <w:tcPr>
                <w:tcW w:w="625" w:type="dxa"/>
                <w:tcBorders>
                  <w:top w:val="nil"/>
                  <w:left w:val="nil"/>
                  <w:bottom w:val="nil"/>
                  <w:right w:val="nil"/>
                </w:tcBorders>
                <w:tcMar>
                  <w:top w:w="40" w:type="dxa"/>
                  <w:left w:w="40" w:type="dxa"/>
                  <w:bottom w:w="40" w:type="dxa"/>
                  <w:right w:w="40" w:type="dxa"/>
                </w:tcMar>
                <w:vAlign w:val="bottom"/>
                <w:hideMark/>
              </w:tcPr>
            </w:tcPrChange>
          </w:tcPr>
          <w:p w14:paraId="4C11BB7C" w14:textId="77777777" w:rsidR="00824177" w:rsidRPr="00824177" w:rsidRDefault="00824177">
            <w:pPr>
              <w:pStyle w:val="PARA"/>
              <w:jc w:val="center"/>
              <w:rPr>
                <w:i/>
                <w:sz w:val="12"/>
                <w:rPrChange w:id="877" w:author="Eisuke Tokiwa" w:date="2025-12-15T17:43:00Z" w16du:dateUtc="2025-12-15T08:43:00Z">
                  <w:rPr>
                    <w:sz w:val="14"/>
                  </w:rPr>
                </w:rPrChange>
              </w:rPr>
              <w:pPrChange w:id="878" w:author="Eisuke Tokiwa" w:date="2025-12-15T17:43:00Z" w16du:dateUtc="2025-12-15T08:43:00Z">
                <w:pPr>
                  <w:jc w:val="center"/>
                </w:pPr>
              </w:pPrChange>
            </w:pPr>
            <w:r w:rsidRPr="00824177">
              <w:rPr>
                <w:i/>
                <w:sz w:val="12"/>
                <w:rPrChange w:id="879" w:author="Eisuke Tokiwa" w:date="2025-12-15T17:43:00Z" w16du:dateUtc="2025-12-15T08:43:00Z">
                  <w:rPr>
                    <w:sz w:val="14"/>
                  </w:rPr>
                </w:rPrChange>
              </w:rPr>
              <w:t>1.00</w:t>
            </w:r>
          </w:p>
        </w:tc>
        <w:tc>
          <w:tcPr>
            <w:tcW w:w="860" w:type="dxa"/>
            <w:tcMar>
              <w:top w:w="30" w:type="dxa"/>
              <w:left w:w="45" w:type="dxa"/>
              <w:bottom w:w="30" w:type="dxa"/>
              <w:right w:w="45" w:type="dxa"/>
            </w:tcMar>
            <w:vAlign w:val="center"/>
            <w:hideMark/>
            <w:tcPrChange w:id="880" w:author="Eisuke Tokiwa" w:date="2025-12-15T17:43:00Z" w16du:dateUtc="2025-12-15T08:43:00Z">
              <w:tcPr>
                <w:tcW w:w="625" w:type="dxa"/>
                <w:gridSpan w:val="2"/>
                <w:tcBorders>
                  <w:top w:val="nil"/>
                  <w:left w:val="nil"/>
                  <w:bottom w:val="nil"/>
                  <w:right w:val="nil"/>
                </w:tcBorders>
                <w:tcMar>
                  <w:top w:w="40" w:type="dxa"/>
                  <w:left w:w="40" w:type="dxa"/>
                  <w:bottom w:w="40" w:type="dxa"/>
                  <w:right w:w="40" w:type="dxa"/>
                </w:tcMar>
                <w:vAlign w:val="bottom"/>
                <w:hideMark/>
              </w:tcPr>
            </w:tcPrChange>
          </w:tcPr>
          <w:p w14:paraId="5F526826" w14:textId="77777777" w:rsidR="00824177" w:rsidRPr="00824177" w:rsidRDefault="00824177">
            <w:pPr>
              <w:pStyle w:val="PARA"/>
              <w:jc w:val="center"/>
              <w:rPr>
                <w:i/>
                <w:sz w:val="12"/>
                <w:rPrChange w:id="881" w:author="Eisuke Tokiwa" w:date="2025-12-15T17:43:00Z" w16du:dateUtc="2025-12-15T08:43:00Z">
                  <w:rPr>
                    <w:sz w:val="14"/>
                  </w:rPr>
                </w:rPrChange>
              </w:rPr>
              <w:pPrChange w:id="882" w:author="Eisuke Tokiwa" w:date="2025-12-15T17:43:00Z" w16du:dateUtc="2025-12-15T08:43:00Z">
                <w:pPr/>
              </w:pPrChange>
            </w:pPr>
          </w:p>
        </w:tc>
        <w:tc>
          <w:tcPr>
            <w:tcW w:w="543" w:type="dxa"/>
            <w:tcMar>
              <w:top w:w="30" w:type="dxa"/>
              <w:left w:w="45" w:type="dxa"/>
              <w:bottom w:w="30" w:type="dxa"/>
              <w:right w:w="45" w:type="dxa"/>
            </w:tcMar>
            <w:vAlign w:val="center"/>
            <w:hideMark/>
            <w:tcPrChange w:id="883" w:author="Eisuke Tokiwa" w:date="2025-12-15T17:43:00Z" w16du:dateUtc="2025-12-15T08:43:00Z">
              <w:tcPr>
                <w:tcW w:w="640" w:type="dxa"/>
                <w:gridSpan w:val="2"/>
                <w:tcBorders>
                  <w:top w:val="nil"/>
                  <w:left w:val="nil"/>
                  <w:bottom w:val="nil"/>
                  <w:right w:val="nil"/>
                </w:tcBorders>
                <w:tcMar>
                  <w:top w:w="40" w:type="dxa"/>
                  <w:left w:w="40" w:type="dxa"/>
                  <w:bottom w:w="40" w:type="dxa"/>
                  <w:right w:w="40" w:type="dxa"/>
                </w:tcMar>
                <w:vAlign w:val="bottom"/>
                <w:hideMark/>
              </w:tcPr>
            </w:tcPrChange>
          </w:tcPr>
          <w:p w14:paraId="77726D6A" w14:textId="77777777" w:rsidR="00824177" w:rsidRPr="00824177" w:rsidRDefault="00824177">
            <w:pPr>
              <w:pStyle w:val="PARA"/>
              <w:jc w:val="center"/>
              <w:rPr>
                <w:i/>
                <w:sz w:val="12"/>
                <w:rPrChange w:id="884" w:author="Eisuke Tokiwa" w:date="2025-12-15T17:43:00Z" w16du:dateUtc="2025-12-15T08:43:00Z">
                  <w:rPr>
                    <w:sz w:val="14"/>
                  </w:rPr>
                </w:rPrChange>
              </w:rPr>
              <w:pPrChange w:id="885" w:author="Eisuke Tokiwa" w:date="2025-12-15T17:43:00Z" w16du:dateUtc="2025-12-15T08:43:00Z">
                <w:pPr/>
              </w:pPrChange>
            </w:pPr>
          </w:p>
        </w:tc>
      </w:tr>
      <w:tr w:rsidR="00824177" w:rsidRPr="00824177" w14:paraId="340101C9" w14:textId="77777777">
        <w:trPr>
          <w:trHeight w:val="315"/>
          <w:tblCellSpacing w:w="0" w:type="dxa"/>
          <w:trPrChange w:id="886" w:author="Eisuke Tokiwa" w:date="2025-12-15T17:43:00Z" w16du:dateUtc="2025-12-15T08:43:00Z">
            <w:trPr>
              <w:gridAfter w:val="0"/>
              <w:trHeight w:val="340"/>
              <w:jc w:val="center"/>
            </w:trPr>
          </w:trPrChange>
        </w:trPr>
        <w:tc>
          <w:tcPr>
            <w:tcW w:w="861" w:type="dxa"/>
            <w:tcMar>
              <w:top w:w="30" w:type="dxa"/>
              <w:left w:w="45" w:type="dxa"/>
              <w:bottom w:w="30" w:type="dxa"/>
              <w:right w:w="45" w:type="dxa"/>
            </w:tcMar>
            <w:vAlign w:val="center"/>
            <w:hideMark/>
            <w:tcPrChange w:id="887" w:author="Eisuke Tokiwa" w:date="2025-12-15T17:43:00Z" w16du:dateUtc="2025-12-15T08:43:00Z">
              <w:tcPr>
                <w:tcW w:w="839" w:type="dxa"/>
                <w:tcBorders>
                  <w:top w:val="nil"/>
                  <w:left w:val="nil"/>
                  <w:bottom w:val="nil"/>
                  <w:right w:val="nil"/>
                </w:tcBorders>
                <w:tcMar>
                  <w:top w:w="40" w:type="dxa"/>
                  <w:left w:w="40" w:type="dxa"/>
                  <w:bottom w:w="40" w:type="dxa"/>
                  <w:right w:w="40" w:type="dxa"/>
                </w:tcMar>
                <w:vAlign w:val="bottom"/>
                <w:hideMark/>
              </w:tcPr>
            </w:tcPrChange>
          </w:tcPr>
          <w:p w14:paraId="561254F6" w14:textId="77777777" w:rsidR="00824177" w:rsidRPr="00824177" w:rsidRDefault="00175B3B">
            <w:pPr>
              <w:pStyle w:val="PARA"/>
              <w:jc w:val="center"/>
              <w:rPr>
                <w:i/>
                <w:sz w:val="12"/>
                <w:rPrChange w:id="888" w:author="Eisuke Tokiwa" w:date="2025-12-15T17:43:00Z" w16du:dateUtc="2025-12-15T08:43:00Z">
                  <w:rPr>
                    <w:sz w:val="14"/>
                  </w:rPr>
                </w:rPrChange>
              </w:rPr>
              <w:pPrChange w:id="889" w:author="Eisuke Tokiwa" w:date="2025-12-15T17:43:00Z" w16du:dateUtc="2025-12-15T08:43:00Z">
                <w:pPr/>
              </w:pPrChange>
            </w:pPr>
            <w:del w:id="890" w:author="Eisuke Tokiwa" w:date="2025-12-15T17:43:00Z" w16du:dateUtc="2025-12-15T08:43:00Z">
              <w:r w:rsidRPr="00175B3B">
                <w:rPr>
                  <w:rFonts w:eastAsia="Times New Roman"/>
                  <w:sz w:val="14"/>
                  <w:szCs w:val="14"/>
                </w:rPr>
                <w:delText>Conscientiousness</w:delText>
              </w:r>
            </w:del>
            <w:ins w:id="891" w:author="Eisuke Tokiwa" w:date="2025-12-15T17:43:00Z" w16du:dateUtc="2025-12-15T08:43:00Z">
              <w:r w:rsidR="00824177" w:rsidRPr="00824177">
                <w:rPr>
                  <w:i/>
                  <w:iCs/>
                  <w:sz w:val="12"/>
                  <w:szCs w:val="12"/>
                  <w:lang w:eastAsia="ja-JP"/>
                </w:rPr>
                <w:t>CO</w:t>
              </w:r>
            </w:ins>
          </w:p>
        </w:tc>
        <w:tc>
          <w:tcPr>
            <w:tcW w:w="526" w:type="dxa"/>
            <w:tcMar>
              <w:top w:w="30" w:type="dxa"/>
              <w:left w:w="45" w:type="dxa"/>
              <w:bottom w:w="30" w:type="dxa"/>
              <w:right w:w="45" w:type="dxa"/>
            </w:tcMar>
            <w:vAlign w:val="center"/>
            <w:hideMark/>
            <w:tcPrChange w:id="892" w:author="Eisuke Tokiwa" w:date="2025-12-15T17:43:00Z" w16du:dateUtc="2025-12-15T08:43:00Z">
              <w:tcPr>
                <w:tcW w:w="625" w:type="dxa"/>
                <w:gridSpan w:val="3"/>
                <w:tcBorders>
                  <w:top w:val="nil"/>
                  <w:left w:val="nil"/>
                  <w:bottom w:val="nil"/>
                  <w:right w:val="nil"/>
                </w:tcBorders>
                <w:tcMar>
                  <w:top w:w="40" w:type="dxa"/>
                  <w:left w:w="40" w:type="dxa"/>
                  <w:bottom w:w="40" w:type="dxa"/>
                  <w:right w:w="40" w:type="dxa"/>
                </w:tcMar>
                <w:vAlign w:val="bottom"/>
                <w:hideMark/>
              </w:tcPr>
            </w:tcPrChange>
          </w:tcPr>
          <w:p w14:paraId="18524B65" w14:textId="77777777" w:rsidR="00824177" w:rsidRPr="00824177" w:rsidRDefault="00824177">
            <w:pPr>
              <w:pStyle w:val="PARA"/>
              <w:jc w:val="center"/>
              <w:rPr>
                <w:i/>
                <w:sz w:val="12"/>
                <w:rPrChange w:id="893" w:author="Eisuke Tokiwa" w:date="2025-12-15T17:43:00Z" w16du:dateUtc="2025-12-15T08:43:00Z">
                  <w:rPr>
                    <w:sz w:val="14"/>
                  </w:rPr>
                </w:rPrChange>
              </w:rPr>
              <w:pPrChange w:id="894" w:author="Eisuke Tokiwa" w:date="2025-12-15T17:43:00Z" w16du:dateUtc="2025-12-15T08:43:00Z">
                <w:pPr>
                  <w:jc w:val="center"/>
                </w:pPr>
              </w:pPrChange>
            </w:pPr>
            <w:r w:rsidRPr="00824177">
              <w:rPr>
                <w:i/>
                <w:sz w:val="12"/>
                <w:rPrChange w:id="895" w:author="Eisuke Tokiwa" w:date="2025-12-15T17:43:00Z" w16du:dateUtc="2025-12-15T08:43:00Z">
                  <w:rPr>
                    <w:sz w:val="14"/>
                  </w:rPr>
                </w:rPrChange>
              </w:rPr>
              <w:t>.18**</w:t>
            </w:r>
            <w:ins w:id="896" w:author="Eisuke Tokiwa" w:date="2025-12-15T17:43:00Z" w16du:dateUtc="2025-12-15T08:43:00Z">
              <w:r w:rsidRPr="00824177">
                <w:rPr>
                  <w:i/>
                  <w:iCs/>
                  <w:sz w:val="12"/>
                  <w:szCs w:val="12"/>
                  <w:lang w:eastAsia="ja-JP"/>
                </w:rPr>
                <w:br/>
                <w:t>[.167, 0.2]</w:t>
              </w:r>
            </w:ins>
          </w:p>
        </w:tc>
        <w:tc>
          <w:tcPr>
            <w:tcW w:w="671" w:type="dxa"/>
            <w:tcMar>
              <w:top w:w="30" w:type="dxa"/>
              <w:left w:w="45" w:type="dxa"/>
              <w:bottom w:w="30" w:type="dxa"/>
              <w:right w:w="45" w:type="dxa"/>
            </w:tcMar>
            <w:vAlign w:val="center"/>
            <w:hideMark/>
            <w:tcPrChange w:id="897" w:author="Eisuke Tokiwa" w:date="2025-12-15T17:43:00Z" w16du:dateUtc="2025-12-15T08:43:00Z">
              <w:tcPr>
                <w:tcW w:w="625" w:type="dxa"/>
                <w:gridSpan w:val="2"/>
                <w:tcBorders>
                  <w:top w:val="nil"/>
                  <w:left w:val="nil"/>
                  <w:bottom w:val="nil"/>
                  <w:right w:val="nil"/>
                </w:tcBorders>
                <w:tcMar>
                  <w:top w:w="40" w:type="dxa"/>
                  <w:left w:w="40" w:type="dxa"/>
                  <w:bottom w:w="40" w:type="dxa"/>
                  <w:right w:w="40" w:type="dxa"/>
                </w:tcMar>
                <w:vAlign w:val="bottom"/>
                <w:hideMark/>
              </w:tcPr>
            </w:tcPrChange>
          </w:tcPr>
          <w:p w14:paraId="282315FE" w14:textId="77777777" w:rsidR="00824177" w:rsidRPr="00824177" w:rsidRDefault="00824177">
            <w:pPr>
              <w:pStyle w:val="PARA"/>
              <w:jc w:val="center"/>
              <w:rPr>
                <w:i/>
                <w:sz w:val="12"/>
                <w:rPrChange w:id="898" w:author="Eisuke Tokiwa" w:date="2025-12-15T17:43:00Z" w16du:dateUtc="2025-12-15T08:43:00Z">
                  <w:rPr>
                    <w:sz w:val="14"/>
                  </w:rPr>
                </w:rPrChange>
              </w:rPr>
              <w:pPrChange w:id="899" w:author="Eisuke Tokiwa" w:date="2025-12-15T17:43:00Z" w16du:dateUtc="2025-12-15T08:43:00Z">
                <w:pPr>
                  <w:jc w:val="center"/>
                </w:pPr>
              </w:pPrChange>
            </w:pPr>
            <w:r w:rsidRPr="00824177">
              <w:rPr>
                <w:i/>
                <w:sz w:val="12"/>
                <w:rPrChange w:id="900" w:author="Eisuke Tokiwa" w:date="2025-12-15T17:43:00Z" w16du:dateUtc="2025-12-15T08:43:00Z">
                  <w:rPr>
                    <w:sz w:val="14"/>
                  </w:rPr>
                </w:rPrChange>
              </w:rPr>
              <w:t>.11**</w:t>
            </w:r>
            <w:ins w:id="901" w:author="Eisuke Tokiwa" w:date="2025-12-15T17:43:00Z" w16du:dateUtc="2025-12-15T08:43:00Z">
              <w:r w:rsidRPr="00824177">
                <w:rPr>
                  <w:i/>
                  <w:iCs/>
                  <w:sz w:val="12"/>
                  <w:szCs w:val="12"/>
                  <w:lang w:eastAsia="ja-JP"/>
                </w:rPr>
                <w:br/>
                <w:t>[.092, .125]</w:t>
              </w:r>
            </w:ins>
          </w:p>
        </w:tc>
        <w:tc>
          <w:tcPr>
            <w:tcW w:w="642" w:type="dxa"/>
            <w:tcMar>
              <w:top w:w="30" w:type="dxa"/>
              <w:left w:w="45" w:type="dxa"/>
              <w:bottom w:w="30" w:type="dxa"/>
              <w:right w:w="45" w:type="dxa"/>
            </w:tcMar>
            <w:vAlign w:val="center"/>
            <w:hideMark/>
            <w:tcPrChange w:id="902" w:author="Eisuke Tokiwa" w:date="2025-12-15T17:43:00Z" w16du:dateUtc="2025-12-15T08:43:00Z">
              <w:tcPr>
                <w:tcW w:w="625" w:type="dxa"/>
                <w:gridSpan w:val="2"/>
                <w:tcBorders>
                  <w:top w:val="nil"/>
                  <w:left w:val="nil"/>
                  <w:bottom w:val="nil"/>
                  <w:right w:val="nil"/>
                </w:tcBorders>
                <w:tcMar>
                  <w:top w:w="40" w:type="dxa"/>
                  <w:left w:w="40" w:type="dxa"/>
                  <w:bottom w:w="40" w:type="dxa"/>
                  <w:right w:w="40" w:type="dxa"/>
                </w:tcMar>
                <w:vAlign w:val="bottom"/>
                <w:hideMark/>
              </w:tcPr>
            </w:tcPrChange>
          </w:tcPr>
          <w:p w14:paraId="650F82DE" w14:textId="77777777" w:rsidR="00824177" w:rsidRPr="00824177" w:rsidRDefault="00175B3B">
            <w:pPr>
              <w:pStyle w:val="PARA"/>
              <w:jc w:val="center"/>
              <w:rPr>
                <w:i/>
                <w:sz w:val="12"/>
                <w:rPrChange w:id="903" w:author="Eisuke Tokiwa" w:date="2025-12-15T17:43:00Z" w16du:dateUtc="2025-12-15T08:43:00Z">
                  <w:rPr>
                    <w:sz w:val="14"/>
                  </w:rPr>
                </w:rPrChange>
              </w:rPr>
              <w:pPrChange w:id="904" w:author="Eisuke Tokiwa" w:date="2025-12-15T17:43:00Z" w16du:dateUtc="2025-12-15T08:43:00Z">
                <w:pPr>
                  <w:jc w:val="center"/>
                </w:pPr>
              </w:pPrChange>
            </w:pPr>
            <w:del w:id="905" w:author="Eisuke Tokiwa" w:date="2025-12-15T17:43:00Z" w16du:dateUtc="2025-12-15T08:43:00Z">
              <w:r w:rsidRPr="00175B3B">
                <w:rPr>
                  <w:rFonts w:eastAsia="Times New Roman"/>
                  <w:sz w:val="14"/>
                  <w:szCs w:val="14"/>
                </w:rPr>
                <w:delText>-.0</w:delText>
              </w:r>
              <w:r w:rsidRPr="00175B3B">
                <w:rPr>
                  <w:rFonts w:hint="eastAsia"/>
                  <w:sz w:val="14"/>
                  <w:szCs w:val="14"/>
                </w:rPr>
                <w:delText>5**</w:delText>
              </w:r>
            </w:del>
            <w:ins w:id="906" w:author="Eisuke Tokiwa" w:date="2025-12-15T17:43:00Z" w16du:dateUtc="2025-12-15T08:43:00Z">
              <w:r w:rsidR="00824177" w:rsidRPr="00824177">
                <w:rPr>
                  <w:i/>
                  <w:iCs/>
                  <w:sz w:val="12"/>
                  <w:szCs w:val="12"/>
                  <w:lang w:eastAsia="ja-JP"/>
                </w:rPr>
                <w:t>-.04**</w:t>
              </w:r>
              <w:r w:rsidR="00824177" w:rsidRPr="00824177">
                <w:rPr>
                  <w:i/>
                  <w:iCs/>
                  <w:sz w:val="12"/>
                  <w:szCs w:val="12"/>
                  <w:lang w:eastAsia="ja-JP"/>
                </w:rPr>
                <w:br/>
                <w:t>[-.062, -.027]</w:t>
              </w:r>
            </w:ins>
          </w:p>
        </w:tc>
        <w:tc>
          <w:tcPr>
            <w:tcW w:w="717" w:type="dxa"/>
            <w:tcMar>
              <w:top w:w="30" w:type="dxa"/>
              <w:left w:w="45" w:type="dxa"/>
              <w:bottom w:w="30" w:type="dxa"/>
              <w:right w:w="45" w:type="dxa"/>
            </w:tcMar>
            <w:vAlign w:val="center"/>
            <w:hideMark/>
            <w:tcPrChange w:id="907" w:author="Eisuke Tokiwa" w:date="2025-12-15T17:43:00Z" w16du:dateUtc="2025-12-15T08:43:00Z">
              <w:tcPr>
                <w:tcW w:w="625" w:type="dxa"/>
                <w:tcBorders>
                  <w:top w:val="nil"/>
                  <w:left w:val="nil"/>
                  <w:bottom w:val="nil"/>
                  <w:right w:val="nil"/>
                </w:tcBorders>
                <w:tcMar>
                  <w:top w:w="40" w:type="dxa"/>
                  <w:left w:w="40" w:type="dxa"/>
                  <w:bottom w:w="40" w:type="dxa"/>
                  <w:right w:w="40" w:type="dxa"/>
                </w:tcMar>
                <w:vAlign w:val="bottom"/>
                <w:hideMark/>
              </w:tcPr>
            </w:tcPrChange>
          </w:tcPr>
          <w:p w14:paraId="1F1C776F" w14:textId="77777777" w:rsidR="00824177" w:rsidRPr="00824177" w:rsidRDefault="00175B3B">
            <w:pPr>
              <w:pStyle w:val="PARA"/>
              <w:jc w:val="center"/>
              <w:rPr>
                <w:i/>
                <w:sz w:val="12"/>
                <w:rPrChange w:id="908" w:author="Eisuke Tokiwa" w:date="2025-12-15T17:43:00Z" w16du:dateUtc="2025-12-15T08:43:00Z">
                  <w:rPr>
                    <w:sz w:val="14"/>
                  </w:rPr>
                </w:rPrChange>
              </w:rPr>
              <w:pPrChange w:id="909" w:author="Eisuke Tokiwa" w:date="2025-12-15T17:43:00Z" w16du:dateUtc="2025-12-15T08:43:00Z">
                <w:pPr>
                  <w:jc w:val="center"/>
                </w:pPr>
              </w:pPrChange>
            </w:pPr>
            <w:del w:id="910" w:author="Eisuke Tokiwa" w:date="2025-12-15T17:43:00Z" w16du:dateUtc="2025-12-15T08:43:00Z">
              <w:r w:rsidRPr="00175B3B">
                <w:rPr>
                  <w:rFonts w:eastAsia="Times New Roman"/>
                  <w:sz w:val="14"/>
                  <w:szCs w:val="14"/>
                </w:rPr>
                <w:delText>-.0</w:delText>
              </w:r>
              <w:r w:rsidRPr="00175B3B">
                <w:rPr>
                  <w:rFonts w:hint="eastAsia"/>
                  <w:sz w:val="14"/>
                  <w:szCs w:val="14"/>
                </w:rPr>
                <w:delText>6**</w:delText>
              </w:r>
            </w:del>
            <w:ins w:id="911" w:author="Eisuke Tokiwa" w:date="2025-12-15T17:43:00Z" w16du:dateUtc="2025-12-15T08:43:00Z">
              <w:r w:rsidR="00824177" w:rsidRPr="00824177">
                <w:rPr>
                  <w:i/>
                  <w:iCs/>
                  <w:sz w:val="12"/>
                  <w:szCs w:val="12"/>
                  <w:lang w:eastAsia="ja-JP"/>
                </w:rPr>
                <w:t>-.05**</w:t>
              </w:r>
              <w:r w:rsidR="00824177" w:rsidRPr="00824177">
                <w:rPr>
                  <w:i/>
                  <w:iCs/>
                  <w:sz w:val="12"/>
                  <w:szCs w:val="12"/>
                  <w:lang w:eastAsia="ja-JP"/>
                </w:rPr>
                <w:br/>
                <w:t>[-.071, -.037]</w:t>
              </w:r>
            </w:ins>
          </w:p>
        </w:tc>
        <w:tc>
          <w:tcPr>
            <w:tcW w:w="860" w:type="dxa"/>
            <w:tcMar>
              <w:top w:w="30" w:type="dxa"/>
              <w:left w:w="45" w:type="dxa"/>
              <w:bottom w:w="30" w:type="dxa"/>
              <w:right w:w="45" w:type="dxa"/>
            </w:tcMar>
            <w:vAlign w:val="center"/>
            <w:hideMark/>
            <w:tcPrChange w:id="912" w:author="Eisuke Tokiwa" w:date="2025-12-15T17:43:00Z" w16du:dateUtc="2025-12-15T08:43:00Z">
              <w:tcPr>
                <w:tcW w:w="625" w:type="dxa"/>
                <w:gridSpan w:val="2"/>
                <w:tcBorders>
                  <w:top w:val="nil"/>
                  <w:left w:val="nil"/>
                  <w:bottom w:val="nil"/>
                  <w:right w:val="nil"/>
                </w:tcBorders>
                <w:tcMar>
                  <w:top w:w="40" w:type="dxa"/>
                  <w:left w:w="40" w:type="dxa"/>
                  <w:bottom w:w="40" w:type="dxa"/>
                  <w:right w:w="40" w:type="dxa"/>
                </w:tcMar>
                <w:vAlign w:val="bottom"/>
                <w:hideMark/>
              </w:tcPr>
            </w:tcPrChange>
          </w:tcPr>
          <w:p w14:paraId="221EAFAC" w14:textId="77777777" w:rsidR="00824177" w:rsidRPr="00824177" w:rsidRDefault="00824177">
            <w:pPr>
              <w:pStyle w:val="PARA"/>
              <w:jc w:val="center"/>
              <w:rPr>
                <w:i/>
                <w:sz w:val="12"/>
                <w:rPrChange w:id="913" w:author="Eisuke Tokiwa" w:date="2025-12-15T17:43:00Z" w16du:dateUtc="2025-12-15T08:43:00Z">
                  <w:rPr>
                    <w:sz w:val="14"/>
                  </w:rPr>
                </w:rPrChange>
              </w:rPr>
              <w:pPrChange w:id="914" w:author="Eisuke Tokiwa" w:date="2025-12-15T17:43:00Z" w16du:dateUtc="2025-12-15T08:43:00Z">
                <w:pPr>
                  <w:jc w:val="center"/>
                </w:pPr>
              </w:pPrChange>
            </w:pPr>
            <w:r w:rsidRPr="00824177">
              <w:rPr>
                <w:i/>
                <w:sz w:val="12"/>
                <w:rPrChange w:id="915" w:author="Eisuke Tokiwa" w:date="2025-12-15T17:43:00Z" w16du:dateUtc="2025-12-15T08:43:00Z">
                  <w:rPr>
                    <w:sz w:val="14"/>
                  </w:rPr>
                </w:rPrChange>
              </w:rPr>
              <w:t>1.00</w:t>
            </w:r>
          </w:p>
        </w:tc>
        <w:tc>
          <w:tcPr>
            <w:tcW w:w="543" w:type="dxa"/>
            <w:tcMar>
              <w:top w:w="30" w:type="dxa"/>
              <w:left w:w="45" w:type="dxa"/>
              <w:bottom w:w="30" w:type="dxa"/>
              <w:right w:w="45" w:type="dxa"/>
            </w:tcMar>
            <w:vAlign w:val="center"/>
            <w:hideMark/>
            <w:tcPrChange w:id="916" w:author="Eisuke Tokiwa" w:date="2025-12-15T17:43:00Z" w16du:dateUtc="2025-12-15T08:43:00Z">
              <w:tcPr>
                <w:tcW w:w="640" w:type="dxa"/>
                <w:gridSpan w:val="2"/>
                <w:tcBorders>
                  <w:top w:val="nil"/>
                  <w:left w:val="nil"/>
                  <w:bottom w:val="nil"/>
                  <w:right w:val="nil"/>
                </w:tcBorders>
                <w:tcMar>
                  <w:top w:w="40" w:type="dxa"/>
                  <w:left w:w="40" w:type="dxa"/>
                  <w:bottom w:w="40" w:type="dxa"/>
                  <w:right w:w="40" w:type="dxa"/>
                </w:tcMar>
                <w:vAlign w:val="bottom"/>
                <w:hideMark/>
              </w:tcPr>
            </w:tcPrChange>
          </w:tcPr>
          <w:p w14:paraId="0E4624DE" w14:textId="77777777" w:rsidR="00824177" w:rsidRPr="00824177" w:rsidRDefault="00824177">
            <w:pPr>
              <w:pStyle w:val="PARA"/>
              <w:jc w:val="center"/>
              <w:rPr>
                <w:i/>
                <w:sz w:val="12"/>
                <w:rPrChange w:id="917" w:author="Eisuke Tokiwa" w:date="2025-12-15T17:43:00Z" w16du:dateUtc="2025-12-15T08:43:00Z">
                  <w:rPr>
                    <w:sz w:val="14"/>
                  </w:rPr>
                </w:rPrChange>
              </w:rPr>
              <w:pPrChange w:id="918" w:author="Eisuke Tokiwa" w:date="2025-12-15T17:43:00Z" w16du:dateUtc="2025-12-15T08:43:00Z">
                <w:pPr/>
              </w:pPrChange>
            </w:pPr>
          </w:p>
        </w:tc>
      </w:tr>
    </w:tbl>
    <w:tbl>
      <w:tblPr>
        <w:tblW w:w="0" w:type="dxa"/>
        <w:tblCellSpacing w:w="0" w:type="dxa"/>
        <w:tblCellMar>
          <w:left w:w="0" w:type="dxa"/>
          <w:right w:w="0" w:type="dxa"/>
        </w:tblCellMar>
        <w:tblLook w:val="04A0" w:firstRow="1" w:lastRow="0" w:firstColumn="1" w:lastColumn="0" w:noHBand="0" w:noVBand="1"/>
      </w:tblPr>
      <w:tblGrid>
        <w:gridCol w:w="775"/>
        <w:gridCol w:w="640"/>
        <w:gridCol w:w="655"/>
        <w:gridCol w:w="655"/>
        <w:gridCol w:w="655"/>
        <w:gridCol w:w="640"/>
        <w:gridCol w:w="292"/>
      </w:tblGrid>
      <w:tr w:rsidR="00B03FFB" w:rsidRPr="00824177" w14:paraId="7D6CFCBE" w14:textId="77777777">
        <w:trPr>
          <w:trHeight w:val="315"/>
          <w:tblCellSpacing w:w="0" w:type="dxa"/>
        </w:trPr>
        <w:tc>
          <w:tcPr>
            <w:tcW w:w="0" w:type="auto"/>
            <w:tcBorders>
              <w:bottom w:val="single" w:sz="6" w:space="0" w:color="000000"/>
            </w:tcBorders>
            <w:tcMar>
              <w:top w:w="30" w:type="dxa"/>
              <w:left w:w="45" w:type="dxa"/>
              <w:bottom w:w="30" w:type="dxa"/>
              <w:right w:w="45" w:type="dxa"/>
            </w:tcMar>
            <w:vAlign w:val="center"/>
            <w:hideMark/>
          </w:tcPr>
          <w:p w14:paraId="25AE4B25" w14:textId="77777777" w:rsidR="00824177" w:rsidRPr="00824177" w:rsidRDefault="00175B3B">
            <w:pPr>
              <w:pStyle w:val="PARA"/>
              <w:jc w:val="center"/>
              <w:rPr>
                <w:i/>
                <w:sz w:val="12"/>
                <w:rPrChange w:id="919" w:author="Eisuke Tokiwa" w:date="2025-12-15T17:43:00Z" w16du:dateUtc="2025-12-15T08:43:00Z">
                  <w:rPr>
                    <w:sz w:val="14"/>
                  </w:rPr>
                </w:rPrChange>
              </w:rPr>
              <w:pPrChange w:id="920" w:author="Eisuke Tokiwa" w:date="2025-12-15T17:43:00Z" w16du:dateUtc="2025-12-15T08:43:00Z">
                <w:pPr/>
              </w:pPrChange>
            </w:pPr>
            <w:del w:id="921" w:author="Eisuke Tokiwa" w:date="2025-12-15T17:43:00Z" w16du:dateUtc="2025-12-15T08:43:00Z">
              <w:r w:rsidRPr="00175B3B">
                <w:rPr>
                  <w:rFonts w:eastAsia="Times New Roman"/>
                  <w:sz w:val="14"/>
                  <w:szCs w:val="14"/>
                </w:rPr>
                <w:delText>Openness</w:delText>
              </w:r>
            </w:del>
            <w:ins w:id="922" w:author="Eisuke Tokiwa" w:date="2025-12-15T17:43:00Z" w16du:dateUtc="2025-12-15T08:43:00Z">
              <w:r w:rsidR="00824177" w:rsidRPr="00824177">
                <w:rPr>
                  <w:i/>
                  <w:iCs/>
                  <w:sz w:val="12"/>
                  <w:szCs w:val="12"/>
                  <w:lang w:eastAsia="ja-JP"/>
                </w:rPr>
                <w:t>OE</w:t>
              </w:r>
            </w:ins>
          </w:p>
        </w:tc>
        <w:tc>
          <w:tcPr>
            <w:tcW w:w="0" w:type="auto"/>
            <w:tcBorders>
              <w:bottom w:val="single" w:sz="6" w:space="0" w:color="000000"/>
            </w:tcBorders>
            <w:tcMar>
              <w:top w:w="30" w:type="dxa"/>
              <w:left w:w="45" w:type="dxa"/>
              <w:bottom w:w="30" w:type="dxa"/>
              <w:right w:w="45" w:type="dxa"/>
            </w:tcMar>
            <w:vAlign w:val="center"/>
            <w:hideMark/>
          </w:tcPr>
          <w:p w14:paraId="2A859D17" w14:textId="77777777" w:rsidR="00824177" w:rsidRPr="00824177" w:rsidRDefault="00824177">
            <w:pPr>
              <w:pStyle w:val="PARA"/>
              <w:jc w:val="center"/>
              <w:rPr>
                <w:i/>
                <w:sz w:val="12"/>
                <w:rPrChange w:id="923" w:author="Eisuke Tokiwa" w:date="2025-12-15T17:43:00Z" w16du:dateUtc="2025-12-15T08:43:00Z">
                  <w:rPr>
                    <w:sz w:val="14"/>
                  </w:rPr>
                </w:rPrChange>
              </w:rPr>
              <w:pPrChange w:id="924" w:author="Eisuke Tokiwa" w:date="2025-12-15T17:43:00Z" w16du:dateUtc="2025-12-15T08:43:00Z">
                <w:pPr>
                  <w:jc w:val="center"/>
                </w:pPr>
              </w:pPrChange>
            </w:pPr>
            <w:r w:rsidRPr="00824177">
              <w:rPr>
                <w:i/>
                <w:sz w:val="12"/>
                <w:rPrChange w:id="925" w:author="Eisuke Tokiwa" w:date="2025-12-15T17:43:00Z" w16du:dateUtc="2025-12-15T08:43:00Z">
                  <w:rPr>
                    <w:sz w:val="14"/>
                  </w:rPr>
                </w:rPrChange>
              </w:rPr>
              <w:t>.06**</w:t>
            </w:r>
            <w:ins w:id="926" w:author="Eisuke Tokiwa" w:date="2025-12-15T17:43:00Z" w16du:dateUtc="2025-12-15T08:43:00Z">
              <w:r w:rsidRPr="00824177">
                <w:rPr>
                  <w:i/>
                  <w:iCs/>
                  <w:sz w:val="12"/>
                  <w:szCs w:val="12"/>
                  <w:lang w:eastAsia="ja-JP"/>
                </w:rPr>
                <w:br/>
                <w:t>[.041, .075]</w:t>
              </w:r>
            </w:ins>
          </w:p>
        </w:tc>
        <w:tc>
          <w:tcPr>
            <w:tcW w:w="0" w:type="auto"/>
            <w:tcBorders>
              <w:bottom w:val="single" w:sz="6" w:space="0" w:color="000000"/>
            </w:tcBorders>
            <w:tcMar>
              <w:top w:w="30" w:type="dxa"/>
              <w:left w:w="45" w:type="dxa"/>
              <w:bottom w:w="30" w:type="dxa"/>
              <w:right w:w="45" w:type="dxa"/>
            </w:tcMar>
            <w:vAlign w:val="center"/>
            <w:hideMark/>
          </w:tcPr>
          <w:p w14:paraId="62E83C3E" w14:textId="77777777" w:rsidR="00824177" w:rsidRPr="00824177" w:rsidRDefault="00175B3B">
            <w:pPr>
              <w:pStyle w:val="PARA"/>
              <w:jc w:val="center"/>
              <w:rPr>
                <w:i/>
                <w:sz w:val="12"/>
                <w:rPrChange w:id="927" w:author="Eisuke Tokiwa" w:date="2025-12-15T17:43:00Z" w16du:dateUtc="2025-12-15T08:43:00Z">
                  <w:rPr>
                    <w:sz w:val="14"/>
                  </w:rPr>
                </w:rPrChange>
              </w:rPr>
              <w:pPrChange w:id="928" w:author="Eisuke Tokiwa" w:date="2025-12-15T17:43:00Z" w16du:dateUtc="2025-12-15T08:43:00Z">
                <w:pPr>
                  <w:jc w:val="center"/>
                </w:pPr>
              </w:pPrChange>
            </w:pPr>
            <w:del w:id="929" w:author="Eisuke Tokiwa" w:date="2025-12-15T17:43:00Z" w16du:dateUtc="2025-12-15T08:43:00Z">
              <w:r w:rsidRPr="00175B3B">
                <w:rPr>
                  <w:rFonts w:eastAsia="Times New Roman"/>
                  <w:sz w:val="14"/>
                  <w:szCs w:val="14"/>
                </w:rPr>
                <w:delText>.0</w:delText>
              </w:r>
              <w:r w:rsidRPr="00175B3B">
                <w:rPr>
                  <w:rFonts w:hint="eastAsia"/>
                  <w:sz w:val="14"/>
                  <w:szCs w:val="14"/>
                </w:rPr>
                <w:delText>4**</w:delText>
              </w:r>
            </w:del>
            <w:ins w:id="930" w:author="Eisuke Tokiwa" w:date="2025-12-15T17:43:00Z" w16du:dateUtc="2025-12-15T08:43:00Z">
              <w:r w:rsidR="00824177" w:rsidRPr="00824177">
                <w:rPr>
                  <w:i/>
                  <w:iCs/>
                  <w:sz w:val="12"/>
                  <w:szCs w:val="12"/>
                  <w:lang w:eastAsia="ja-JP"/>
                </w:rPr>
                <w:t>.02**</w:t>
              </w:r>
              <w:r w:rsidR="00824177" w:rsidRPr="00824177">
                <w:rPr>
                  <w:i/>
                  <w:iCs/>
                  <w:sz w:val="12"/>
                  <w:szCs w:val="12"/>
                  <w:lang w:eastAsia="ja-JP"/>
                </w:rPr>
                <w:br/>
                <w:t>[.007, .042]</w:t>
              </w:r>
            </w:ins>
          </w:p>
        </w:tc>
        <w:tc>
          <w:tcPr>
            <w:tcW w:w="0" w:type="auto"/>
            <w:tcBorders>
              <w:bottom w:val="single" w:sz="6" w:space="0" w:color="000000"/>
            </w:tcBorders>
            <w:tcMar>
              <w:top w:w="30" w:type="dxa"/>
              <w:left w:w="45" w:type="dxa"/>
              <w:bottom w:w="30" w:type="dxa"/>
              <w:right w:w="45" w:type="dxa"/>
            </w:tcMar>
            <w:vAlign w:val="center"/>
            <w:hideMark/>
          </w:tcPr>
          <w:p w14:paraId="025BFBE8" w14:textId="77777777" w:rsidR="00824177" w:rsidRPr="00824177" w:rsidRDefault="00175B3B">
            <w:pPr>
              <w:pStyle w:val="PARA"/>
              <w:jc w:val="center"/>
              <w:rPr>
                <w:i/>
                <w:sz w:val="12"/>
                <w:rPrChange w:id="931" w:author="Eisuke Tokiwa" w:date="2025-12-15T17:43:00Z" w16du:dateUtc="2025-12-15T08:43:00Z">
                  <w:rPr>
                    <w:sz w:val="14"/>
                  </w:rPr>
                </w:rPrChange>
              </w:rPr>
              <w:pPrChange w:id="932" w:author="Eisuke Tokiwa" w:date="2025-12-15T17:43:00Z" w16du:dateUtc="2025-12-15T08:43:00Z">
                <w:pPr>
                  <w:jc w:val="center"/>
                </w:pPr>
              </w:pPrChange>
            </w:pPr>
            <w:del w:id="933" w:author="Eisuke Tokiwa" w:date="2025-12-15T17:43:00Z" w16du:dateUtc="2025-12-15T08:43:00Z">
              <w:r w:rsidRPr="00175B3B">
                <w:rPr>
                  <w:rFonts w:eastAsia="Times New Roman"/>
                  <w:sz w:val="14"/>
                  <w:szCs w:val="14"/>
                </w:rPr>
                <w:delText>.0</w:delText>
              </w:r>
              <w:r w:rsidRPr="00175B3B">
                <w:rPr>
                  <w:rFonts w:hint="eastAsia"/>
                  <w:sz w:val="14"/>
                  <w:szCs w:val="14"/>
                </w:rPr>
                <w:delText>8**</w:delText>
              </w:r>
            </w:del>
            <w:ins w:id="934" w:author="Eisuke Tokiwa" w:date="2025-12-15T17:43:00Z" w16du:dateUtc="2025-12-15T08:43:00Z">
              <w:r w:rsidR="00824177" w:rsidRPr="00824177">
                <w:rPr>
                  <w:i/>
                  <w:iCs/>
                  <w:sz w:val="12"/>
                  <w:szCs w:val="12"/>
                  <w:lang w:eastAsia="ja-JP"/>
                </w:rPr>
                <w:t>.09**</w:t>
              </w:r>
              <w:r w:rsidR="00824177" w:rsidRPr="00824177">
                <w:rPr>
                  <w:i/>
                  <w:iCs/>
                  <w:sz w:val="12"/>
                  <w:szCs w:val="12"/>
                  <w:lang w:eastAsia="ja-JP"/>
                </w:rPr>
                <w:br/>
                <w:t>[.069, .103]</w:t>
              </w:r>
            </w:ins>
          </w:p>
        </w:tc>
        <w:tc>
          <w:tcPr>
            <w:tcW w:w="0" w:type="auto"/>
            <w:tcBorders>
              <w:bottom w:val="single" w:sz="6" w:space="0" w:color="000000"/>
            </w:tcBorders>
            <w:tcMar>
              <w:top w:w="30" w:type="dxa"/>
              <w:left w:w="45" w:type="dxa"/>
              <w:bottom w:w="30" w:type="dxa"/>
              <w:right w:w="45" w:type="dxa"/>
            </w:tcMar>
            <w:vAlign w:val="center"/>
            <w:hideMark/>
          </w:tcPr>
          <w:p w14:paraId="1DDB9D8B" w14:textId="77777777" w:rsidR="00824177" w:rsidRPr="00824177" w:rsidRDefault="00175B3B">
            <w:pPr>
              <w:pStyle w:val="PARA"/>
              <w:jc w:val="center"/>
              <w:rPr>
                <w:i/>
                <w:sz w:val="12"/>
                <w:rPrChange w:id="935" w:author="Eisuke Tokiwa" w:date="2025-12-15T17:43:00Z" w16du:dateUtc="2025-12-15T08:43:00Z">
                  <w:rPr>
                    <w:sz w:val="14"/>
                  </w:rPr>
                </w:rPrChange>
              </w:rPr>
              <w:pPrChange w:id="936" w:author="Eisuke Tokiwa" w:date="2025-12-15T17:43:00Z" w16du:dateUtc="2025-12-15T08:43:00Z">
                <w:pPr>
                  <w:jc w:val="center"/>
                </w:pPr>
              </w:pPrChange>
            </w:pPr>
            <w:del w:id="937" w:author="Eisuke Tokiwa" w:date="2025-12-15T17:43:00Z" w16du:dateUtc="2025-12-15T08:43:00Z">
              <w:r w:rsidRPr="00175B3B">
                <w:rPr>
                  <w:rFonts w:eastAsia="Times New Roman"/>
                  <w:sz w:val="14"/>
                  <w:szCs w:val="14"/>
                </w:rPr>
                <w:delText>.0</w:delText>
              </w:r>
              <w:r w:rsidRPr="00175B3B">
                <w:rPr>
                  <w:rFonts w:hint="eastAsia"/>
                  <w:sz w:val="14"/>
                  <w:szCs w:val="14"/>
                </w:rPr>
                <w:delText>8**</w:delText>
              </w:r>
            </w:del>
            <w:ins w:id="938" w:author="Eisuke Tokiwa" w:date="2025-12-15T17:43:00Z" w16du:dateUtc="2025-12-15T08:43:00Z">
              <w:r w:rsidR="00824177" w:rsidRPr="00824177">
                <w:rPr>
                  <w:i/>
                  <w:iCs/>
                  <w:sz w:val="12"/>
                  <w:szCs w:val="12"/>
                  <w:lang w:eastAsia="ja-JP"/>
                </w:rPr>
                <w:t>.07**</w:t>
              </w:r>
              <w:r w:rsidR="00824177" w:rsidRPr="00824177">
                <w:rPr>
                  <w:i/>
                  <w:iCs/>
                  <w:sz w:val="12"/>
                  <w:szCs w:val="12"/>
                  <w:lang w:eastAsia="ja-JP"/>
                </w:rPr>
                <w:br/>
                <w:t>[.055, .089]</w:t>
              </w:r>
            </w:ins>
          </w:p>
        </w:tc>
        <w:tc>
          <w:tcPr>
            <w:tcW w:w="0" w:type="auto"/>
            <w:tcBorders>
              <w:bottom w:val="single" w:sz="6" w:space="0" w:color="000000"/>
            </w:tcBorders>
            <w:tcMar>
              <w:top w:w="30" w:type="dxa"/>
              <w:left w:w="45" w:type="dxa"/>
              <w:bottom w:w="30" w:type="dxa"/>
              <w:right w:w="45" w:type="dxa"/>
            </w:tcMar>
            <w:vAlign w:val="center"/>
            <w:hideMark/>
          </w:tcPr>
          <w:p w14:paraId="0D37A210" w14:textId="77777777" w:rsidR="00824177" w:rsidRPr="00824177" w:rsidRDefault="00824177">
            <w:pPr>
              <w:pStyle w:val="PARA"/>
              <w:jc w:val="center"/>
              <w:rPr>
                <w:i/>
                <w:sz w:val="12"/>
                <w:rPrChange w:id="939" w:author="Eisuke Tokiwa" w:date="2025-12-15T17:43:00Z" w16du:dateUtc="2025-12-15T08:43:00Z">
                  <w:rPr>
                    <w:sz w:val="14"/>
                  </w:rPr>
                </w:rPrChange>
              </w:rPr>
              <w:pPrChange w:id="940" w:author="Eisuke Tokiwa" w:date="2025-12-15T17:43:00Z" w16du:dateUtc="2025-12-15T08:43:00Z">
                <w:pPr>
                  <w:jc w:val="center"/>
                </w:pPr>
              </w:pPrChange>
            </w:pPr>
            <w:r w:rsidRPr="00824177">
              <w:rPr>
                <w:i/>
                <w:sz w:val="12"/>
                <w:rPrChange w:id="941" w:author="Eisuke Tokiwa" w:date="2025-12-15T17:43:00Z" w16du:dateUtc="2025-12-15T08:43:00Z">
                  <w:rPr>
                    <w:sz w:val="14"/>
                  </w:rPr>
                </w:rPrChange>
              </w:rPr>
              <w:t>.18**</w:t>
            </w:r>
            <w:ins w:id="942" w:author="Eisuke Tokiwa" w:date="2025-12-15T17:43:00Z" w16du:dateUtc="2025-12-15T08:43:00Z">
              <w:r w:rsidRPr="00824177">
                <w:rPr>
                  <w:i/>
                  <w:iCs/>
                  <w:sz w:val="12"/>
                  <w:szCs w:val="12"/>
                  <w:lang w:eastAsia="ja-JP"/>
                </w:rPr>
                <w:br/>
                <w:t>[.159, .191]</w:t>
              </w:r>
            </w:ins>
          </w:p>
        </w:tc>
        <w:tc>
          <w:tcPr>
            <w:tcW w:w="0" w:type="auto"/>
            <w:tcBorders>
              <w:bottom w:val="single" w:sz="6" w:space="0" w:color="000000"/>
            </w:tcBorders>
            <w:tcMar>
              <w:top w:w="30" w:type="dxa"/>
              <w:left w:w="45" w:type="dxa"/>
              <w:bottom w:w="30" w:type="dxa"/>
              <w:right w:w="45" w:type="dxa"/>
            </w:tcMar>
            <w:vAlign w:val="center"/>
            <w:hideMark/>
          </w:tcPr>
          <w:p w14:paraId="2A50EBA6" w14:textId="77777777" w:rsidR="00824177" w:rsidRPr="00824177" w:rsidRDefault="00824177">
            <w:pPr>
              <w:pStyle w:val="PARA"/>
              <w:jc w:val="center"/>
              <w:rPr>
                <w:i/>
                <w:sz w:val="12"/>
                <w:rPrChange w:id="943" w:author="Eisuke Tokiwa" w:date="2025-12-15T17:43:00Z" w16du:dateUtc="2025-12-15T08:43:00Z">
                  <w:rPr>
                    <w:sz w:val="14"/>
                  </w:rPr>
                </w:rPrChange>
              </w:rPr>
              <w:pPrChange w:id="944" w:author="Eisuke Tokiwa" w:date="2025-12-15T17:43:00Z" w16du:dateUtc="2025-12-15T08:43:00Z">
                <w:pPr>
                  <w:jc w:val="center"/>
                </w:pPr>
              </w:pPrChange>
            </w:pPr>
            <w:r w:rsidRPr="00824177">
              <w:rPr>
                <w:i/>
                <w:sz w:val="12"/>
                <w:rPrChange w:id="945" w:author="Eisuke Tokiwa" w:date="2025-12-15T17:43:00Z" w16du:dateUtc="2025-12-15T08:43:00Z">
                  <w:rPr>
                    <w:sz w:val="14"/>
                  </w:rPr>
                </w:rPrChange>
              </w:rPr>
              <w:t>1.00</w:t>
            </w:r>
          </w:p>
        </w:tc>
      </w:tr>
    </w:tbl>
    <w:p w14:paraId="762AA286" w14:textId="77FBBB18" w:rsidR="003A2716" w:rsidRPr="003A2716" w:rsidRDefault="003A2716" w:rsidP="003A2716">
      <w:pPr>
        <w:pStyle w:val="PARA"/>
        <w:ind w:firstLine="180"/>
        <w:rPr>
          <w:ins w:id="946" w:author="Eisuke Tokiwa" w:date="2025-12-15T17:43:00Z" w16du:dateUtc="2025-12-15T08:43:00Z"/>
          <w:i/>
          <w:iCs/>
          <w:sz w:val="14"/>
          <w:szCs w:val="14"/>
          <w:lang w:eastAsia="ja-JP"/>
        </w:rPr>
      </w:pPr>
      <w:ins w:id="947" w:author="Eisuke Tokiwa" w:date="2025-12-15T17:43:00Z" w16du:dateUtc="2025-12-15T08:43:00Z">
        <w:r w:rsidRPr="003A2716">
          <w:rPr>
            <w:i/>
            <w:iCs/>
            <w:sz w:val="14"/>
            <w:szCs w:val="14"/>
            <w:lang w:eastAsia="ja-JP"/>
          </w:rPr>
          <w:t>Note. Values represent Spearman correlations with 95% confidence intervals shown in brackets.</w:t>
        </w:r>
        <w:r>
          <w:rPr>
            <w:rFonts w:hint="eastAsia"/>
            <w:i/>
            <w:iCs/>
            <w:sz w:val="14"/>
            <w:szCs w:val="14"/>
            <w:lang w:eastAsia="ja-JP"/>
          </w:rPr>
          <w:t xml:space="preserve"> </w:t>
        </w:r>
        <w:r w:rsidRPr="003A2716">
          <w:rPr>
            <w:i/>
            <w:iCs/>
            <w:sz w:val="14"/>
            <w:szCs w:val="14"/>
            <w:lang w:eastAsia="ja-JP"/>
          </w:rPr>
          <w:t>HH = Honesty–Humility; EM = Emotionality; EX = Extraversion;</w:t>
        </w:r>
        <w:r>
          <w:rPr>
            <w:rFonts w:hint="eastAsia"/>
            <w:i/>
            <w:iCs/>
            <w:sz w:val="14"/>
            <w:szCs w:val="14"/>
            <w:lang w:eastAsia="ja-JP"/>
          </w:rPr>
          <w:t xml:space="preserve"> </w:t>
        </w:r>
        <w:r w:rsidRPr="003A2716">
          <w:rPr>
            <w:i/>
            <w:iCs/>
            <w:sz w:val="14"/>
            <w:szCs w:val="14"/>
            <w:lang w:eastAsia="ja-JP"/>
          </w:rPr>
          <w:t>AG = Agreeableness; CO = Conscientiousness; OE = Openness to Experience.</w:t>
        </w:r>
      </w:ins>
    </w:p>
    <w:p w14:paraId="70E8B42A" w14:textId="49A6CCB2" w:rsidR="00E02294" w:rsidRPr="003A2716" w:rsidRDefault="003A2716">
      <w:pPr>
        <w:pStyle w:val="PARA"/>
        <w:spacing w:line="240" w:lineRule="auto"/>
        <w:ind w:firstLine="180"/>
        <w:rPr>
          <w:i/>
          <w:sz w:val="14"/>
          <w:rPrChange w:id="948" w:author="Eisuke Tokiwa" w:date="2025-12-15T17:43:00Z" w16du:dateUtc="2025-12-15T08:43:00Z">
            <w:rPr>
              <w:sz w:val="18"/>
            </w:rPr>
          </w:rPrChange>
        </w:rPr>
        <w:pPrChange w:id="949" w:author="Eisuke Tokiwa" w:date="2025-12-15T17:43:00Z" w16du:dateUtc="2025-12-15T08:43:00Z">
          <w:pPr>
            <w:pStyle w:val="PARA"/>
            <w:spacing w:line="240" w:lineRule="auto"/>
          </w:pPr>
        </w:pPrChange>
      </w:pPr>
      <w:r w:rsidRPr="003A2716">
        <w:rPr>
          <w:i/>
          <w:sz w:val="14"/>
          <w:rPrChange w:id="950" w:author="Eisuke Tokiwa" w:date="2025-12-15T17:43:00Z" w16du:dateUtc="2025-12-15T08:43:00Z">
            <w:rPr>
              <w:i/>
              <w:sz w:val="14"/>
              <w:lang w:val="ja"/>
            </w:rPr>
          </w:rPrChange>
        </w:rPr>
        <w:t>**p</w:t>
      </w:r>
      <w:del w:id="951" w:author="Eisuke Tokiwa" w:date="2025-12-15T17:43:00Z" w16du:dateUtc="2025-12-15T08:43:00Z">
        <w:r w:rsidR="00175B3B" w:rsidRPr="00175B3B">
          <w:rPr>
            <w:rFonts w:eastAsia="Times New Roman"/>
            <w:i/>
            <w:sz w:val="14"/>
            <w:szCs w:val="14"/>
            <w:lang w:val="ja"/>
          </w:rPr>
          <w:delText> &lt; .</w:delText>
        </w:r>
      </w:del>
      <w:ins w:id="952" w:author="Eisuke Tokiwa" w:date="2025-12-15T17:43:00Z" w16du:dateUtc="2025-12-15T08:43:00Z">
        <w:r w:rsidRPr="003A2716">
          <w:rPr>
            <w:i/>
            <w:iCs/>
            <w:sz w:val="14"/>
            <w:szCs w:val="14"/>
            <w:lang w:eastAsia="ja-JP"/>
          </w:rPr>
          <w:t xml:space="preserve"> &lt; .</w:t>
        </w:r>
      </w:ins>
      <w:r w:rsidRPr="003A2716">
        <w:rPr>
          <w:i/>
          <w:sz w:val="14"/>
          <w:rPrChange w:id="953" w:author="Eisuke Tokiwa" w:date="2025-12-15T17:43:00Z" w16du:dateUtc="2025-12-15T08:43:00Z">
            <w:rPr>
              <w:i/>
              <w:sz w:val="14"/>
              <w:lang w:val="ja"/>
            </w:rPr>
          </w:rPrChange>
        </w:rPr>
        <w:t>01; *p</w:t>
      </w:r>
      <w:del w:id="954" w:author="Eisuke Tokiwa" w:date="2025-12-15T17:43:00Z" w16du:dateUtc="2025-12-15T08:43:00Z">
        <w:r w:rsidR="00175B3B" w:rsidRPr="00175B3B">
          <w:rPr>
            <w:rFonts w:eastAsia="Times New Roman"/>
            <w:i/>
            <w:sz w:val="14"/>
            <w:szCs w:val="14"/>
            <w:lang w:val="ja"/>
          </w:rPr>
          <w:delText> &lt; .</w:delText>
        </w:r>
      </w:del>
      <w:ins w:id="955" w:author="Eisuke Tokiwa" w:date="2025-12-15T17:43:00Z" w16du:dateUtc="2025-12-15T08:43:00Z">
        <w:r w:rsidRPr="003A2716">
          <w:rPr>
            <w:i/>
            <w:iCs/>
            <w:sz w:val="14"/>
            <w:szCs w:val="14"/>
            <w:lang w:eastAsia="ja-JP"/>
          </w:rPr>
          <w:t xml:space="preserve"> &lt; .</w:t>
        </w:r>
      </w:ins>
      <w:r w:rsidRPr="003A2716">
        <w:rPr>
          <w:i/>
          <w:sz w:val="14"/>
          <w:rPrChange w:id="956" w:author="Eisuke Tokiwa" w:date="2025-12-15T17:43:00Z" w16du:dateUtc="2025-12-15T08:43:00Z">
            <w:rPr>
              <w:i/>
              <w:sz w:val="14"/>
              <w:lang w:val="ja"/>
            </w:rPr>
          </w:rPrChange>
        </w:rPr>
        <w:t>05.</w:t>
      </w:r>
    </w:p>
    <w:p w14:paraId="54F87209" w14:textId="5403474F" w:rsidR="00E02294" w:rsidRDefault="00747228">
      <w:pPr>
        <w:pStyle w:val="H2First"/>
        <w:numPr>
          <w:ilvl w:val="0"/>
          <w:numId w:val="14"/>
        </w:numPr>
        <w:pPrChange w:id="957" w:author="Eisuke Tokiwa" w:date="2025-12-15T17:43:00Z" w16du:dateUtc="2025-12-15T08:43:00Z">
          <w:pPr>
            <w:pStyle w:val="H2Cont"/>
            <w:numPr>
              <w:numId w:val="12"/>
            </w:numPr>
            <w:ind w:left="180"/>
          </w:pPr>
        </w:pPrChange>
      </w:pPr>
      <w:del w:id="958" w:author="Eisuke Tokiwa" w:date="2025-12-15T17:43:00Z" w16du:dateUtc="2025-12-15T08:43:00Z">
        <w:r w:rsidRPr="00747228">
          <w:rPr>
            <w:lang w:eastAsia="ja-JP"/>
          </w:rPr>
          <w:delText>D</w:delText>
        </w:r>
        <w:r>
          <w:rPr>
            <w:rFonts w:hint="eastAsia"/>
            <w:lang w:eastAsia="ja-JP"/>
          </w:rPr>
          <w:delText>ERIVATION</w:delText>
        </w:r>
      </w:del>
      <w:ins w:id="959" w:author="Eisuke Tokiwa" w:date="2025-12-15T17:43:00Z" w16du:dateUtc="2025-12-15T08:43:00Z">
        <w:r w:rsidR="00E02294" w:rsidRPr="00E02294">
          <w:rPr>
            <w:lang w:eastAsia="ja-JP"/>
          </w:rPr>
          <w:t>D</w:t>
        </w:r>
        <w:r w:rsidR="00E02294">
          <w:rPr>
            <w:rFonts w:hint="eastAsia"/>
            <w:lang w:eastAsia="ja-JP"/>
          </w:rPr>
          <w:t>ETERMINATION</w:t>
        </w:r>
      </w:ins>
      <w:r w:rsidR="00E02294" w:rsidRPr="00E02294">
        <w:rPr>
          <w:lang w:eastAsia="ja-JP"/>
        </w:rPr>
        <w:t xml:space="preserve"> </w:t>
      </w:r>
      <w:r w:rsidR="00E02294">
        <w:rPr>
          <w:rFonts w:hint="eastAsia"/>
          <w:lang w:eastAsia="ja-JP"/>
        </w:rPr>
        <w:t>OF</w:t>
      </w:r>
      <w:r w:rsidR="00E02294" w:rsidRPr="00E02294">
        <w:rPr>
          <w:lang w:eastAsia="ja-JP"/>
        </w:rPr>
        <w:t xml:space="preserve"> </w:t>
      </w:r>
      <w:del w:id="960" w:author="Eisuke Tokiwa" w:date="2025-12-15T17:43:00Z" w16du:dateUtc="2025-12-15T08:43:00Z">
        <w:r>
          <w:rPr>
            <w:rFonts w:hint="eastAsia"/>
            <w:lang w:eastAsia="ja-JP"/>
          </w:rPr>
          <w:delText>THE PROTOTYPES</w:delText>
        </w:r>
      </w:del>
      <w:ins w:id="961" w:author="Eisuke Tokiwa" w:date="2025-12-15T17:43:00Z" w16du:dateUtc="2025-12-15T08:43:00Z">
        <w:r w:rsidR="00E02294" w:rsidRPr="00E02294">
          <w:rPr>
            <w:lang w:eastAsia="ja-JP"/>
          </w:rPr>
          <w:t>C</w:t>
        </w:r>
        <w:r w:rsidR="00E02294">
          <w:rPr>
            <w:rFonts w:hint="eastAsia"/>
            <w:lang w:eastAsia="ja-JP"/>
          </w:rPr>
          <w:t>LUSTER</w:t>
        </w:r>
        <w:r w:rsidR="00E02294" w:rsidRPr="00E02294">
          <w:rPr>
            <w:lang w:eastAsia="ja-JP"/>
          </w:rPr>
          <w:t xml:space="preserve"> N</w:t>
        </w:r>
        <w:r w:rsidR="00E02294">
          <w:rPr>
            <w:rFonts w:hint="eastAsia"/>
            <w:lang w:eastAsia="ja-JP"/>
          </w:rPr>
          <w:t>UMBER</w:t>
        </w:r>
      </w:ins>
    </w:p>
    <w:p w14:paraId="5021208B" w14:textId="32F5C86C" w:rsidR="004E5F99" w:rsidRDefault="004E5F99" w:rsidP="004E5F99">
      <w:pPr>
        <w:pStyle w:val="PARA"/>
        <w:ind w:firstLine="180"/>
        <w:rPr>
          <w:ins w:id="962" w:author="Eisuke Tokiwa" w:date="2025-12-15T17:43:00Z" w16du:dateUtc="2025-12-15T08:43:00Z"/>
          <w:lang w:eastAsia="ja-JP"/>
        </w:rPr>
      </w:pPr>
      <w:ins w:id="963" w:author="Eisuke Tokiwa" w:date="2025-12-15T17:43:00Z" w16du:dateUtc="2025-12-15T08:43:00Z">
        <w:r>
          <w:t>Determining the optimal number of clusters is a critical step in prototype derivation. In the present study, multiple internal and external validation criteria were employed to ensure the robustness and replicability of the cluster solution. Internal validity was evaluated using commonly adopted indices such as the silhouette coefficient, Dunn index, S_Dbw index, and the C index, all computed on standardized trait scores. These indices consistently indicated that solutions between six and eight clusters provided superior separation and cohesion compared with more parsimonious or more granular structures.</w:t>
        </w:r>
      </w:ins>
    </w:p>
    <w:p w14:paraId="35C33FCB" w14:textId="1A169979" w:rsidR="004E5F99" w:rsidRDefault="004E5F99" w:rsidP="004E5F99">
      <w:pPr>
        <w:pStyle w:val="PARA"/>
        <w:ind w:firstLine="180"/>
        <w:rPr>
          <w:ins w:id="964" w:author="Eisuke Tokiwa" w:date="2025-12-15T17:43:00Z" w16du:dateUtc="2025-12-15T08:43:00Z"/>
          <w:lang w:eastAsia="ja-JP"/>
        </w:rPr>
      </w:pPr>
      <w:ins w:id="965" w:author="Eisuke Tokiwa" w:date="2025-12-15T17:43:00Z" w16du:dateUtc="2025-12-15T08:43:00Z">
        <w:r>
          <w:t xml:space="preserve">To complement these internal fit measures, external validation procedures were conducted using cross-sample classification with support vector machines (SVMs). This approach assesses the extent to which cluster assignments generalize beyond the original estimation sample, capturing non-spherical or non-linear boundaries that traditional methods may overlook. Solutions with seven clusters </w:t>
        </w:r>
        <w:r>
          <w:t>demonstrated the highest classification accuracy, supporting their stability.</w:t>
        </w:r>
      </w:ins>
    </w:p>
    <w:p w14:paraId="4178E4B8" w14:textId="46E4DA10" w:rsidR="004E5F99" w:rsidRDefault="004E5F99" w:rsidP="004E5F99">
      <w:pPr>
        <w:pStyle w:val="PARA"/>
        <w:ind w:firstLine="180"/>
        <w:rPr>
          <w:ins w:id="966" w:author="Eisuke Tokiwa" w:date="2025-12-15T17:43:00Z" w16du:dateUtc="2025-12-15T08:43:00Z"/>
          <w:lang w:eastAsia="ja-JP"/>
        </w:rPr>
      </w:pPr>
      <w:ins w:id="967" w:author="Eisuke Tokiwa" w:date="2025-12-15T17:43:00Z" w16du:dateUtc="2025-12-15T08:43:00Z">
        <w:r>
          <w:t>In addition to these procedures, we incorporated a comprehensive set of internal and external indices described in prior clustering literature. For internal evaluation, we applied (1) elbow-curve inspection, (2) cost-based information criteria including AIC and BIC [4</w:t>
        </w:r>
        <w:r w:rsidR="00E03D5B">
          <w:rPr>
            <w:rFonts w:hint="eastAsia"/>
            <w:lang w:eastAsia="ja-JP"/>
          </w:rPr>
          <w:t>1</w:t>
        </w:r>
        <w:r>
          <w:t>], (3) density-based indices such as S_Dbw [4</w:t>
        </w:r>
        <w:r w:rsidR="00E03D5B">
          <w:rPr>
            <w:rFonts w:hint="eastAsia"/>
            <w:lang w:eastAsia="ja-JP"/>
          </w:rPr>
          <w:t>2</w:t>
        </w:r>
        <w:r>
          <w:t>], and (4) geometric or structural indices including the C index [4</w:t>
        </w:r>
        <w:r w:rsidR="00E03D5B">
          <w:rPr>
            <w:rFonts w:hint="eastAsia"/>
            <w:lang w:eastAsia="ja-JP"/>
          </w:rPr>
          <w:t>3</w:t>
        </w:r>
        <w:r>
          <w:t>], Generalized Dunn index [4</w:t>
        </w:r>
        <w:r w:rsidR="00E03D5B">
          <w:rPr>
            <w:rFonts w:hint="eastAsia"/>
            <w:lang w:eastAsia="ja-JP"/>
          </w:rPr>
          <w:t>4</w:t>
        </w:r>
        <w:r>
          <w:t>], Baker–Hubert Gamma index [4</w:t>
        </w:r>
        <w:r w:rsidR="00E03D5B">
          <w:rPr>
            <w:rFonts w:hint="eastAsia"/>
            <w:lang w:eastAsia="ja-JP"/>
          </w:rPr>
          <w:t>5</w:t>
        </w:r>
        <w:r>
          <w:t>], G⁺ index [4</w:t>
        </w:r>
        <w:r w:rsidR="00E03D5B">
          <w:rPr>
            <w:rFonts w:hint="eastAsia"/>
            <w:lang w:eastAsia="ja-JP"/>
          </w:rPr>
          <w:t>6</w:t>
        </w:r>
        <w:r>
          <w:t>], and the Silhouette index [4</w:t>
        </w:r>
        <w:r w:rsidR="00E03D5B">
          <w:rPr>
            <w:rFonts w:hint="eastAsia"/>
            <w:lang w:eastAsia="ja-JP"/>
          </w:rPr>
          <w:t>7</w:t>
        </w:r>
        <w:r>
          <w:t>]. For external validity, agreement among clustering methods was assessed using Cohen’s kappa and the Hubert–Arabie Adjusted Rand Index [</w:t>
        </w:r>
        <w:r w:rsidR="00E03D5B">
          <w:rPr>
            <w:rFonts w:hint="eastAsia"/>
            <w:lang w:eastAsia="ja-JP"/>
          </w:rPr>
          <w:t>40</w:t>
        </w:r>
        <w:r>
          <w:t>], demonstrating strong concordance particularly for the seven-cluster solution.</w:t>
        </w:r>
      </w:ins>
    </w:p>
    <w:p w14:paraId="5C105063" w14:textId="5A1642B7" w:rsidR="00E02294" w:rsidRDefault="004E5F99" w:rsidP="004E5F99">
      <w:pPr>
        <w:pStyle w:val="PARA"/>
        <w:ind w:firstLine="180"/>
        <w:rPr>
          <w:ins w:id="968" w:author="Eisuke Tokiwa" w:date="2025-12-15T17:43:00Z" w16du:dateUtc="2025-12-15T08:43:00Z"/>
          <w:lang w:eastAsia="ja-JP"/>
        </w:rPr>
      </w:pPr>
      <w:ins w:id="969" w:author="Eisuke Tokiwa" w:date="2025-12-15T17:43:00Z" w16du:dateUtc="2025-12-15T08:43:00Z">
        <w:r>
          <w:t>Taken together, these internal and external indices consistently supported the seven-cluster structure as the most stable, interpretable, and replicable solution.</w:t>
        </w:r>
      </w:ins>
    </w:p>
    <w:p w14:paraId="10005E57" w14:textId="6F9169F4" w:rsidR="00830FEF" w:rsidRPr="00381358" w:rsidRDefault="00830FEF" w:rsidP="00830FEF">
      <w:pPr>
        <w:pStyle w:val="PARA"/>
        <w:spacing w:line="240" w:lineRule="auto"/>
        <w:jc w:val="center"/>
        <w:rPr>
          <w:moveTo w:id="970" w:author="Eisuke Tokiwa" w:date="2025-12-15T17:43:00Z" w16du:dateUtc="2025-12-15T08:43:00Z"/>
          <w:sz w:val="16"/>
          <w:szCs w:val="16"/>
          <w:lang w:eastAsia="ja-JP"/>
        </w:rPr>
      </w:pPr>
      <w:moveToRangeStart w:id="971" w:author="Eisuke Tokiwa" w:date="2025-12-15T17:43:00Z" w:name="move216713039"/>
      <w:moveTo w:id="972" w:author="Eisuke Tokiwa" w:date="2025-12-15T17:43:00Z" w16du:dateUtc="2025-12-15T08:43:00Z">
        <w:r w:rsidRPr="00381358">
          <w:rPr>
            <w:sz w:val="16"/>
            <w:szCs w:val="16"/>
          </w:rPr>
          <w:t xml:space="preserve">TABLE </w:t>
        </w:r>
        <w:r w:rsidR="007B418C">
          <w:rPr>
            <w:rFonts w:hint="eastAsia"/>
            <w:sz w:val="16"/>
            <w:szCs w:val="16"/>
            <w:lang w:eastAsia="ja-JP"/>
          </w:rPr>
          <w:t>2</w:t>
        </w:r>
      </w:moveTo>
    </w:p>
    <w:moveToRangeEnd w:id="971"/>
    <w:p w14:paraId="118A6431" w14:textId="77777777" w:rsidR="00730896" w:rsidRDefault="00747228" w:rsidP="00600238">
      <w:pPr>
        <w:pStyle w:val="PARA"/>
        <w:spacing w:line="240" w:lineRule="auto"/>
        <w:rPr>
          <w:del w:id="973" w:author="Eisuke Tokiwa" w:date="2025-12-15T17:43:00Z" w16du:dateUtc="2025-12-15T08:43:00Z"/>
        </w:rPr>
      </w:pPr>
      <w:del w:id="974" w:author="Eisuke Tokiwa" w:date="2025-12-15T17:43:00Z" w16du:dateUtc="2025-12-15T08:43:00Z">
        <w:r w:rsidRPr="00747228">
          <w:delText xml:space="preserve">In this study, we followed the approach of Kerber et al. </w:delText>
        </w:r>
        <w:r w:rsidR="00043DF6">
          <w:rPr>
            <w:rFonts w:hint="eastAsia"/>
            <w:lang w:eastAsia="ja-JP"/>
          </w:rPr>
          <w:delText>[30]</w:delText>
        </w:r>
        <w:r w:rsidRPr="00747228">
          <w:delText>, employing multiple validity criteria and clustering algorithms. Specifically, we used three different clustering techniques: a) Ward’s method followed by k-means clustering (hierarchical clustering), b) latent profile analysis (LPA), and c) spectral clustering. The Ward’s method and k-means clustering combination is a widely used approach in personality type research. It begins with hierarchical clustering via Ward’s method, which is then used as the initial values for k-means clustering. This method reduces the risk of local optima and allows for efficient clustering. Latent profile analysis (LPA) is a probabilistic finite mixture modeling technique. It assumes that latent classes or profiles exist behind the observed variables and calculates the probability that each individual belongs to a given class. This method allows for more flexible modeling compared to traditional methods and is particularly suitable for continuous variables. Spectral clustering uses graph theory to detect non-linearly separable clusters. It constructs a similarity graph among data points and uses the eigenvectors of the graph’s Laplacian matrix to perform clustering. This method is useful for identifying clusters with complex shapes that might not be captured by linear approaches. By employing these three methods, we compared clustering results across different approaches to identify robust personality types.</w:delText>
        </w:r>
      </w:del>
    </w:p>
    <w:p w14:paraId="05325D68" w14:textId="77777777" w:rsidR="00730896" w:rsidRDefault="00747228" w:rsidP="00600238">
      <w:pPr>
        <w:pStyle w:val="H2Cont"/>
        <w:numPr>
          <w:ilvl w:val="0"/>
          <w:numId w:val="12"/>
        </w:numPr>
        <w:rPr>
          <w:del w:id="975" w:author="Eisuke Tokiwa" w:date="2025-12-15T17:43:00Z" w16du:dateUtc="2025-12-15T08:43:00Z"/>
        </w:rPr>
      </w:pPr>
      <w:del w:id="976" w:author="Eisuke Tokiwa" w:date="2025-12-15T17:43:00Z" w16du:dateUtc="2025-12-15T08:43:00Z">
        <w:r w:rsidRPr="00747228">
          <w:delText>D</w:delText>
        </w:r>
        <w:r>
          <w:rPr>
            <w:rFonts w:hint="eastAsia"/>
            <w:lang w:eastAsia="ja-JP"/>
          </w:rPr>
          <w:delText xml:space="preserve">ETERMINING THE </w:delText>
        </w:r>
        <w:r w:rsidRPr="00747228">
          <w:delText>N</w:delText>
        </w:r>
        <w:r>
          <w:rPr>
            <w:rFonts w:hint="eastAsia"/>
            <w:lang w:eastAsia="ja-JP"/>
          </w:rPr>
          <w:delText>UMBER OF</w:delText>
        </w:r>
        <w:r w:rsidRPr="00747228">
          <w:delText xml:space="preserve"> C</w:delText>
        </w:r>
        <w:r>
          <w:rPr>
            <w:rFonts w:hint="eastAsia"/>
            <w:lang w:eastAsia="ja-JP"/>
          </w:rPr>
          <w:delText>LUSTERS</w:delText>
        </w:r>
      </w:del>
    </w:p>
    <w:p w14:paraId="78361BB2" w14:textId="77777777" w:rsidR="00730896" w:rsidRDefault="005D6AD6" w:rsidP="00600238">
      <w:pPr>
        <w:pStyle w:val="PARA"/>
        <w:spacing w:line="240" w:lineRule="auto"/>
        <w:rPr>
          <w:del w:id="977" w:author="Eisuke Tokiwa" w:date="2025-12-15T17:43:00Z" w16du:dateUtc="2025-12-15T08:43:00Z"/>
          <w:lang w:eastAsia="ja-JP"/>
        </w:rPr>
      </w:pPr>
      <w:del w:id="978" w:author="Eisuke Tokiwa" w:date="2025-12-15T17:43:00Z" w16du:dateUtc="2025-12-15T08:43:00Z">
        <w:r w:rsidRPr="005D6AD6">
          <w:delText xml:space="preserve">Determining the optimal number of clusters is a crucial step in clustering analysis. In this study, we used both internal and external validity indices to decide the optimal number of clusters. For external validity, we used Cohen’s kappa and the Hubert–Arabie adjusted Rand index </w:delText>
        </w:r>
        <w:r w:rsidR="004E6CD1">
          <w:rPr>
            <w:rFonts w:hint="eastAsia"/>
            <w:lang w:eastAsia="ja-JP"/>
          </w:rPr>
          <w:delText>[35]</w:delText>
        </w:r>
        <w:r w:rsidRPr="005D6AD6">
          <w:delText xml:space="preserve"> to evaluate the agreement between different clustering results. A support vector machine (SVM) classifier was also used to assign clusters, allowing for more flexible cluster assignment that accommodates non-spherical distributions. For internal validity, we employed the following indices: (1) the elbow method, (2) cost function–based criteria (AIC and BIC</w:delText>
        </w:r>
        <w:r w:rsidR="004E6CD1">
          <w:rPr>
            <w:rFonts w:hint="eastAsia"/>
            <w:lang w:eastAsia="ja-JP"/>
          </w:rPr>
          <w:delText xml:space="preserve"> [36]</w:delText>
        </w:r>
        <w:r w:rsidRPr="005D6AD6">
          <w:delText>), (3) cluster density–based criteria (S_Dbw index</w:delText>
        </w:r>
        <w:r w:rsidR="004E6CD1">
          <w:rPr>
            <w:rFonts w:hint="eastAsia"/>
            <w:lang w:eastAsia="ja-JP"/>
          </w:rPr>
          <w:delText xml:space="preserve"> [37]</w:delText>
        </w:r>
        <w:r w:rsidRPr="005D6AD6">
          <w:delText xml:space="preserve">), and (4) </w:delText>
        </w:r>
        <w:r w:rsidRPr="005D6AD6">
          <w:lastRenderedPageBreak/>
          <w:delText>geometric assumption–based indices, including the C index</w:delText>
        </w:r>
        <w:r w:rsidR="004E6CD1">
          <w:rPr>
            <w:rFonts w:hint="eastAsia"/>
            <w:lang w:eastAsia="ja-JP"/>
          </w:rPr>
          <w:delText xml:space="preserve"> [38]</w:delText>
        </w:r>
        <w:r w:rsidRPr="005D6AD6">
          <w:delText>, Generalized Dunn index</w:delText>
        </w:r>
        <w:r w:rsidR="004E6CD1">
          <w:rPr>
            <w:rFonts w:hint="eastAsia"/>
            <w:lang w:eastAsia="ja-JP"/>
          </w:rPr>
          <w:delText xml:space="preserve"> [39]</w:delText>
        </w:r>
        <w:r w:rsidRPr="005D6AD6">
          <w:delText>, Baker–Hubert Gamma index</w:delText>
        </w:r>
        <w:r w:rsidR="004E6CD1">
          <w:rPr>
            <w:rFonts w:hint="eastAsia"/>
            <w:lang w:eastAsia="ja-JP"/>
          </w:rPr>
          <w:delText xml:space="preserve"> [40]</w:delText>
        </w:r>
        <w:r w:rsidRPr="005D6AD6">
          <w:delText xml:space="preserve">, G⁺ index </w:delText>
        </w:r>
        <w:r w:rsidR="004E6CD1">
          <w:rPr>
            <w:rFonts w:hint="eastAsia"/>
            <w:lang w:eastAsia="ja-JP"/>
          </w:rPr>
          <w:delText>[41]</w:delText>
        </w:r>
        <w:r w:rsidRPr="005D6AD6">
          <w:delText xml:space="preserve">, and Silhouette index </w:delText>
        </w:r>
        <w:r w:rsidR="004E6CD1">
          <w:rPr>
            <w:rFonts w:hint="eastAsia"/>
            <w:lang w:eastAsia="ja-JP"/>
          </w:rPr>
          <w:delText>[42]</w:delText>
        </w:r>
        <w:r w:rsidRPr="005D6AD6">
          <w:delText>. These diverse indices provided a comprehensive evaluation of the validity of the cluster solutions.</w:delText>
        </w:r>
      </w:del>
    </w:p>
    <w:p w14:paraId="319F023E" w14:textId="77777777" w:rsidR="00D828C6" w:rsidRDefault="008E3C2B" w:rsidP="00600238">
      <w:pPr>
        <w:pStyle w:val="H2Cont"/>
        <w:numPr>
          <w:ilvl w:val="0"/>
          <w:numId w:val="12"/>
        </w:numPr>
        <w:rPr>
          <w:moveFrom w:id="979" w:author="Eisuke Tokiwa" w:date="2025-12-15T17:43:00Z" w16du:dateUtc="2025-12-15T08:43:00Z"/>
        </w:rPr>
      </w:pPr>
      <w:moveFromRangeStart w:id="980" w:author="Eisuke Tokiwa" w:date="2025-12-15T17:43:00Z" w:name="move216713036"/>
      <w:moveFrom w:id="981" w:author="Eisuke Tokiwa" w:date="2025-12-15T17:43:00Z" w16du:dateUtc="2025-12-15T08:43:00Z">
        <w:r w:rsidRPr="008E3C2B">
          <w:t>P</w:t>
        </w:r>
        <w:r>
          <w:rPr>
            <w:rFonts w:hint="eastAsia"/>
            <w:lang w:eastAsia="ja-JP"/>
          </w:rPr>
          <w:t>ROCEDURE</w:t>
        </w:r>
      </w:moveFrom>
    </w:p>
    <w:moveFromRangeEnd w:id="980"/>
    <w:p w14:paraId="0D187760" w14:textId="5FF19D64" w:rsidR="00747228" w:rsidRDefault="00747228" w:rsidP="00600238">
      <w:pPr>
        <w:pStyle w:val="PARA"/>
        <w:spacing w:line="240" w:lineRule="auto"/>
        <w:rPr>
          <w:del w:id="982" w:author="Eisuke Tokiwa" w:date="2025-12-15T17:43:00Z" w16du:dateUtc="2025-12-15T08:43:00Z"/>
        </w:rPr>
      </w:pPr>
      <w:del w:id="983" w:author="Eisuke Tokiwa" w:date="2025-12-15T17:43:00Z" w16du:dateUtc="2025-12-15T08:43:00Z">
        <w:r>
          <w:delText xml:space="preserve">Following Kerber et al. </w:delText>
        </w:r>
        <w:r w:rsidR="006E1CE5">
          <w:rPr>
            <w:rFonts w:hint="eastAsia"/>
            <w:lang w:eastAsia="ja-JP"/>
          </w:rPr>
          <w:delText>[30]</w:delText>
        </w:r>
        <w:r>
          <w:delText>, the following procedure was used to identify and evaluate personality types:</w:delText>
        </w:r>
      </w:del>
    </w:p>
    <w:p w14:paraId="7EA84BA7" w14:textId="4B545C45" w:rsidR="00747228" w:rsidRDefault="00747228" w:rsidP="00600238">
      <w:pPr>
        <w:pStyle w:val="PARA"/>
        <w:spacing w:line="240" w:lineRule="auto"/>
        <w:rPr>
          <w:del w:id="984" w:author="Eisuke Tokiwa" w:date="2025-12-15T17:43:00Z" w16du:dateUtc="2025-12-15T08:43:00Z"/>
        </w:rPr>
      </w:pPr>
      <w:del w:id="985" w:author="Eisuke Tokiwa" w:date="2025-12-15T17:43:00Z" w16du:dateUtc="2025-12-15T08:43:00Z">
        <w:r>
          <w:delText>1.</w:delText>
        </w:r>
        <w:r>
          <w:tab/>
          <w:delText xml:space="preserve">Ten random subsamples were created from the full dataset (N = </w:delText>
        </w:r>
        <w:r w:rsidR="00EE40FD">
          <w:rPr>
            <w:rFonts w:hint="eastAsia"/>
            <w:lang w:eastAsia="ja-JP"/>
          </w:rPr>
          <w:delText>13,668</w:delText>
        </w:r>
        <w:r>
          <w:delText>), and each subsample was split into two halves.</w:delText>
        </w:r>
      </w:del>
    </w:p>
    <w:p w14:paraId="196B4533" w14:textId="77777777" w:rsidR="00747228" w:rsidRDefault="00747228" w:rsidP="00600238">
      <w:pPr>
        <w:pStyle w:val="PARA"/>
        <w:spacing w:line="240" w:lineRule="auto"/>
        <w:rPr>
          <w:del w:id="986" w:author="Eisuke Tokiwa" w:date="2025-12-15T17:43:00Z" w16du:dateUtc="2025-12-15T08:43:00Z"/>
        </w:rPr>
      </w:pPr>
      <w:del w:id="987" w:author="Eisuke Tokiwa" w:date="2025-12-15T17:43:00Z" w16du:dateUtc="2025-12-15T08:43:00Z">
        <w:r>
          <w:delText>2.</w:delText>
        </w:r>
        <w:r>
          <w:tab/>
          <w:delText>Three clustering algorithms (Ward’s method + k-means, LPA, and spectral clustering) were applied to each half, yielding 3-cluster, 5-cluster, and 7-cluster solutions.</w:delText>
        </w:r>
      </w:del>
    </w:p>
    <w:p w14:paraId="434A6EFF" w14:textId="77777777" w:rsidR="00747228" w:rsidRDefault="00747228" w:rsidP="00600238">
      <w:pPr>
        <w:pStyle w:val="PARA"/>
        <w:spacing w:line="240" w:lineRule="auto"/>
        <w:rPr>
          <w:del w:id="988" w:author="Eisuke Tokiwa" w:date="2025-12-15T17:43:00Z" w16du:dateUtc="2025-12-15T08:43:00Z"/>
        </w:rPr>
      </w:pPr>
      <w:del w:id="989" w:author="Eisuke Tokiwa" w:date="2025-12-15T17:43:00Z" w16du:dateUtc="2025-12-15T08:43:00Z">
        <w:r>
          <w:delText>3.</w:delText>
        </w:r>
        <w:r>
          <w:tab/>
          <w:delText>SVM classifiers were used to reassign the other half of the subsample to clusters.</w:delText>
        </w:r>
      </w:del>
    </w:p>
    <w:p w14:paraId="199112B1" w14:textId="77777777" w:rsidR="00747228" w:rsidRDefault="00747228" w:rsidP="00600238">
      <w:pPr>
        <w:pStyle w:val="PARA"/>
        <w:spacing w:line="240" w:lineRule="auto"/>
        <w:rPr>
          <w:del w:id="990" w:author="Eisuke Tokiwa" w:date="2025-12-15T17:43:00Z" w16du:dateUtc="2025-12-15T08:43:00Z"/>
        </w:rPr>
      </w:pPr>
      <w:del w:id="991" w:author="Eisuke Tokiwa" w:date="2025-12-15T17:43:00Z" w16du:dateUtc="2025-12-15T08:43:00Z">
        <w:r>
          <w:delText>4.</w:delText>
        </w:r>
        <w:r>
          <w:tab/>
          <w:delText>Cohen’s kappa and the adjusted Rand index (ARI) were calculated to evaluate the consistency of the clustering results.</w:delText>
        </w:r>
      </w:del>
    </w:p>
    <w:p w14:paraId="6D86D2E9" w14:textId="77777777" w:rsidR="00747228" w:rsidRDefault="00747228" w:rsidP="00600238">
      <w:pPr>
        <w:pStyle w:val="PARA"/>
        <w:spacing w:line="240" w:lineRule="auto"/>
        <w:rPr>
          <w:del w:id="992" w:author="Eisuke Tokiwa" w:date="2025-12-15T17:43:00Z" w16du:dateUtc="2025-12-15T08:43:00Z"/>
        </w:rPr>
      </w:pPr>
      <w:del w:id="993" w:author="Eisuke Tokiwa" w:date="2025-12-15T17:43:00Z" w16du:dateUtc="2025-12-15T08:43:00Z">
        <w:r>
          <w:delText>5.</w:delText>
        </w:r>
        <w:r>
          <w:tab/>
          <w:delText>The results were averaged across the 10 subsamples to obtain an overall evaluation for each algorithm and cluster number.</w:delText>
        </w:r>
      </w:del>
    </w:p>
    <w:p w14:paraId="685620D7" w14:textId="77777777" w:rsidR="00747228" w:rsidRDefault="00747228" w:rsidP="00600238">
      <w:pPr>
        <w:pStyle w:val="PARA"/>
        <w:spacing w:line="240" w:lineRule="auto"/>
        <w:rPr>
          <w:del w:id="994" w:author="Eisuke Tokiwa" w:date="2025-12-15T17:43:00Z" w16du:dateUtc="2025-12-15T08:43:00Z"/>
        </w:rPr>
      </w:pPr>
      <w:del w:id="995" w:author="Eisuke Tokiwa" w:date="2025-12-15T17:43:00Z" w16du:dateUtc="2025-12-15T08:43:00Z">
        <w:r>
          <w:delText>6.</w:delText>
        </w:r>
        <w:r>
          <w:tab/>
          <w:delText>Internal validity indices (described in section 2.7) were calculated to assess the internal consistency of the cluster solution.</w:delText>
        </w:r>
      </w:del>
    </w:p>
    <w:p w14:paraId="4B36BD09" w14:textId="77777777" w:rsidR="00747228" w:rsidRDefault="00747228" w:rsidP="00600238">
      <w:pPr>
        <w:pStyle w:val="PARA"/>
        <w:spacing w:line="240" w:lineRule="auto"/>
        <w:rPr>
          <w:del w:id="996" w:author="Eisuke Tokiwa" w:date="2025-12-15T17:43:00Z" w16du:dateUtc="2025-12-15T08:43:00Z"/>
        </w:rPr>
      </w:pPr>
      <w:del w:id="997" w:author="Eisuke Tokiwa" w:date="2025-12-15T17:43:00Z" w16du:dateUtc="2025-12-15T08:43:00Z">
        <w:r>
          <w:delText>7.</w:delText>
        </w:r>
        <w:r>
          <w:tab/>
          <w:delText>The results of the external and internal validity indices were combined to determine the optimal number of clusters and clustering algorithm.</w:delText>
        </w:r>
      </w:del>
    </w:p>
    <w:p w14:paraId="0DFECF73" w14:textId="77777777" w:rsidR="00747228" w:rsidRDefault="00747228" w:rsidP="00600238">
      <w:pPr>
        <w:pStyle w:val="PARA"/>
        <w:spacing w:line="240" w:lineRule="auto"/>
        <w:rPr>
          <w:del w:id="998" w:author="Eisuke Tokiwa" w:date="2025-12-15T17:43:00Z" w16du:dateUtc="2025-12-15T08:43:00Z"/>
        </w:rPr>
      </w:pPr>
      <w:del w:id="999" w:author="Eisuke Tokiwa" w:date="2025-12-15T17:43:00Z" w16du:dateUtc="2025-12-15T08:43:00Z">
        <w:r>
          <w:delText>8.</w:delText>
        </w:r>
        <w:r>
          <w:tab/>
          <w:delText>The full dataset was clustered using the selected optimal method and number of clusters.</w:delText>
        </w:r>
      </w:del>
    </w:p>
    <w:p w14:paraId="036925B4" w14:textId="77777777" w:rsidR="00747228" w:rsidRDefault="00747228" w:rsidP="00600238">
      <w:pPr>
        <w:pStyle w:val="PARA"/>
        <w:spacing w:line="240" w:lineRule="auto"/>
        <w:rPr>
          <w:del w:id="1000" w:author="Eisuke Tokiwa" w:date="2025-12-15T17:43:00Z" w16du:dateUtc="2025-12-15T08:43:00Z"/>
        </w:rPr>
      </w:pPr>
      <w:del w:id="1001" w:author="Eisuke Tokiwa" w:date="2025-12-15T17:43:00Z" w16du:dateUtc="2025-12-15T08:43:00Z">
        <w:r>
          <w:delText>9.</w:delText>
        </w:r>
        <w:r>
          <w:tab/>
          <w:delText>Labeling of each cluster was conducted based on the characteristics of the profiles in reference to previous studies.</w:delText>
        </w:r>
      </w:del>
    </w:p>
    <w:p w14:paraId="5A6E54EE" w14:textId="69471845" w:rsidR="00D828C6" w:rsidRDefault="00747228" w:rsidP="00600238">
      <w:pPr>
        <w:pStyle w:val="PARA"/>
        <w:spacing w:line="240" w:lineRule="auto"/>
        <w:rPr>
          <w:del w:id="1002" w:author="Eisuke Tokiwa" w:date="2025-12-15T17:43:00Z" w16du:dateUtc="2025-12-15T08:43:00Z"/>
        </w:rPr>
      </w:pPr>
      <w:del w:id="1003" w:author="Eisuke Tokiwa" w:date="2025-12-15T17:43:00Z" w16du:dateUtc="2025-12-15T08:43:00Z">
        <w:r>
          <w:delText xml:space="preserve">This procedure enabled us to identify and evaluate HEXACO personality types in the Japanese sample. The next section provides a detailed report of the results. </w:delText>
        </w:r>
      </w:del>
    </w:p>
    <w:p w14:paraId="4D2EC076" w14:textId="77777777" w:rsidR="00486E60" w:rsidRPr="006777B9" w:rsidRDefault="005579D4" w:rsidP="00600238">
      <w:pPr>
        <w:pStyle w:val="H1ListSpace"/>
        <w:rPr>
          <w:moveFrom w:id="1004" w:author="Eisuke Tokiwa" w:date="2025-12-15T17:43:00Z" w16du:dateUtc="2025-12-15T08:43:00Z"/>
        </w:rPr>
      </w:pPr>
      <w:moveFromRangeStart w:id="1005" w:author="Eisuke Tokiwa" w:date="2025-12-15T17:43:00Z" w:name="move216713037"/>
      <w:moveFrom w:id="1006" w:author="Eisuke Tokiwa" w:date="2025-12-15T17:43:00Z" w16du:dateUtc="2025-12-15T08:43:00Z">
        <w:r>
          <w:rPr>
            <w:rFonts w:hint="eastAsia"/>
            <w:lang w:eastAsia="ja-JP"/>
          </w:rPr>
          <w:t>RESULTS</w:t>
        </w:r>
      </w:moveFrom>
    </w:p>
    <w:moveFromRangeEnd w:id="1005"/>
    <w:p w14:paraId="01E5042D" w14:textId="6FCB513C" w:rsidR="00CF1C08" w:rsidRDefault="005579D4" w:rsidP="00600238">
      <w:pPr>
        <w:pStyle w:val="H2First"/>
        <w:numPr>
          <w:ilvl w:val="0"/>
          <w:numId w:val="14"/>
        </w:numPr>
        <w:rPr>
          <w:del w:id="1007" w:author="Eisuke Tokiwa" w:date="2025-12-15T17:43:00Z" w16du:dateUtc="2025-12-15T08:43:00Z"/>
        </w:rPr>
      </w:pPr>
      <w:del w:id="1008" w:author="Eisuke Tokiwa" w:date="2025-12-15T17:43:00Z" w16du:dateUtc="2025-12-15T08:43:00Z">
        <w:r w:rsidRPr="005579D4">
          <w:delText>I</w:delText>
        </w:r>
        <w:r>
          <w:rPr>
            <w:rFonts w:hint="eastAsia"/>
            <w:lang w:eastAsia="ja-JP"/>
          </w:rPr>
          <w:delText>NTERNAL AND</w:delText>
        </w:r>
        <w:r w:rsidRPr="005579D4">
          <w:delText xml:space="preserve"> E</w:delText>
        </w:r>
        <w:r>
          <w:rPr>
            <w:rFonts w:hint="eastAsia"/>
            <w:lang w:eastAsia="ja-JP"/>
          </w:rPr>
          <w:delText>XTERNAL</w:delText>
        </w:r>
        <w:r w:rsidRPr="005579D4">
          <w:delText xml:space="preserve"> C</w:delText>
        </w:r>
        <w:r>
          <w:rPr>
            <w:rFonts w:hint="eastAsia"/>
            <w:lang w:eastAsia="ja-JP"/>
          </w:rPr>
          <w:delText>LUSTER</w:delText>
        </w:r>
        <w:r w:rsidRPr="005579D4">
          <w:delText xml:space="preserve"> F</w:delText>
        </w:r>
        <w:r>
          <w:rPr>
            <w:rFonts w:hint="eastAsia"/>
            <w:lang w:eastAsia="ja-JP"/>
          </w:rPr>
          <w:delText>IT</w:delText>
        </w:r>
        <w:r w:rsidRPr="005579D4">
          <w:delText xml:space="preserve"> I</w:delText>
        </w:r>
        <w:r>
          <w:rPr>
            <w:rFonts w:hint="eastAsia"/>
            <w:lang w:eastAsia="ja-JP"/>
          </w:rPr>
          <w:delText>NDICES</w:delText>
        </w:r>
      </w:del>
    </w:p>
    <w:p w14:paraId="7DC5E8C0" w14:textId="77777777" w:rsidR="005579D4" w:rsidRDefault="005579D4" w:rsidP="00600238">
      <w:pPr>
        <w:pStyle w:val="PARA"/>
        <w:spacing w:line="240" w:lineRule="auto"/>
        <w:rPr>
          <w:del w:id="1009" w:author="Eisuke Tokiwa" w:date="2025-12-15T17:43:00Z" w16du:dateUtc="2025-12-15T08:43:00Z"/>
        </w:rPr>
      </w:pPr>
      <w:del w:id="1010" w:author="Eisuke Tokiwa" w:date="2025-12-15T17:43:00Z" w16du:dateUtc="2025-12-15T08:43:00Z">
        <w:r>
          <w:delText xml:space="preserve">In evaluating the clustering solutions, both internal and external validity indices were used to assess the fit of various clustering methods. Results from the elbow method (Table 3) showed that the cost function decreased gradually as the number of clusters increased across all methods. However, the reduction became less pronounced at a certain point, which is typically used to determine the optimal number of clusters. Specifically, for Ward’s method followed by k-means clustering, there was a significant </w:delText>
        </w:r>
        <w:r>
          <w:rPr>
            <w:rFonts w:hint="eastAsia"/>
          </w:rPr>
          <w:delText xml:space="preserve">reduction in the cost function up to seven clusters (47505.87 </w:delText>
        </w:r>
        <w:r>
          <w:rPr>
            <w:rFonts w:hint="eastAsia"/>
          </w:rPr>
          <w:delText>→</w:delText>
        </w:r>
        <w:r>
          <w:rPr>
            <w:rFonts w:hint="eastAsia"/>
          </w:rPr>
          <w:delText xml:space="preserve"> 43827.07), after which the reduction slowed. Similarly, both the Gaussian Mixture Model (LPA) and spectral clustering also showed a clear turning point at seven clusters. For external validity</w:delText>
        </w:r>
        <w:r>
          <w:delText xml:space="preserve">, Cohen’s kappa and the Hubert-Arabie adjusted Rand index (ARI) were used to evaluate the consistency of clustering results (Table 4). Internal validity indices such as AIC, BIC, </w:delText>
        </w:r>
        <w:r>
          <w:delText>S_Dbw, C-index, Generalized Dunn index, and Silhouette index were also calculated (Table 4).</w:delText>
        </w:r>
      </w:del>
    </w:p>
    <w:p w14:paraId="4CC5C125" w14:textId="60104DCE" w:rsidR="00381358" w:rsidRPr="00381358" w:rsidRDefault="00381358" w:rsidP="00600238">
      <w:pPr>
        <w:pStyle w:val="PARA"/>
        <w:spacing w:line="240" w:lineRule="auto"/>
        <w:jc w:val="center"/>
        <w:rPr>
          <w:del w:id="1011" w:author="Eisuke Tokiwa" w:date="2025-12-15T17:43:00Z" w16du:dateUtc="2025-12-15T08:43:00Z"/>
          <w:sz w:val="16"/>
          <w:szCs w:val="16"/>
          <w:lang w:eastAsia="ja-JP"/>
        </w:rPr>
      </w:pPr>
      <w:del w:id="1012" w:author="Eisuke Tokiwa" w:date="2025-12-15T17:43:00Z" w16du:dateUtc="2025-12-15T08:43:00Z">
        <w:r w:rsidRPr="00381358">
          <w:rPr>
            <w:sz w:val="16"/>
            <w:szCs w:val="16"/>
          </w:rPr>
          <w:delText xml:space="preserve">TABLE </w:delText>
        </w:r>
        <w:r w:rsidRPr="00381358">
          <w:rPr>
            <w:rFonts w:hint="eastAsia"/>
            <w:sz w:val="16"/>
            <w:szCs w:val="16"/>
            <w:lang w:eastAsia="ja-JP"/>
          </w:rPr>
          <w:delText>3</w:delText>
        </w:r>
      </w:del>
    </w:p>
    <w:tbl>
      <w:tblPr>
        <w:tblW w:w="4526" w:type="dxa"/>
        <w:jc w:val="center"/>
        <w:tblBorders>
          <w:top w:val="nil"/>
          <w:left w:val="nil"/>
          <w:bottom w:val="nil"/>
          <w:right w:val="nil"/>
          <w:insideH w:val="nil"/>
          <w:insideV w:val="nil"/>
        </w:tblBorders>
        <w:tblLayout w:type="fixed"/>
        <w:tblLook w:val="0600" w:firstRow="0" w:lastRow="0" w:firstColumn="0" w:lastColumn="0" w:noHBand="1" w:noVBand="1"/>
      </w:tblPr>
      <w:tblGrid>
        <w:gridCol w:w="1131"/>
        <w:gridCol w:w="1131"/>
        <w:gridCol w:w="1131"/>
        <w:gridCol w:w="1133"/>
      </w:tblGrid>
      <w:tr w:rsidR="00830FEF" w:rsidRPr="00600238" w14:paraId="3EA5BD1A" w14:textId="77777777" w:rsidTr="002107A9">
        <w:trPr>
          <w:trHeight w:val="370"/>
          <w:jc w:val="center"/>
        </w:trPr>
        <w:tc>
          <w:tcPr>
            <w:tcW w:w="4526" w:type="dxa"/>
            <w:gridSpan w:val="4"/>
            <w:tcBorders>
              <w:top w:val="nil"/>
              <w:left w:val="nil"/>
              <w:bottom w:val="single" w:sz="6" w:space="0" w:color="000000"/>
              <w:right w:val="nil"/>
            </w:tcBorders>
            <w:tcMar>
              <w:top w:w="40" w:type="dxa"/>
              <w:left w:w="40" w:type="dxa"/>
              <w:bottom w:w="40" w:type="dxa"/>
              <w:right w:w="40" w:type="dxa"/>
            </w:tcMar>
            <w:vAlign w:val="bottom"/>
          </w:tcPr>
          <w:p w14:paraId="792FED0B" w14:textId="77777777" w:rsidR="00830FEF" w:rsidRPr="00600238" w:rsidRDefault="00830FEF" w:rsidP="002107A9">
            <w:pPr>
              <w:jc w:val="center"/>
              <w:rPr>
                <w:sz w:val="16"/>
                <w:szCs w:val="16"/>
              </w:rPr>
            </w:pPr>
            <w:r w:rsidRPr="00600238">
              <w:rPr>
                <w:rFonts w:eastAsia="Times New Roman"/>
                <w:i/>
                <w:sz w:val="16"/>
                <w:szCs w:val="16"/>
              </w:rPr>
              <w:t>R</w:t>
            </w:r>
            <w:r>
              <w:rPr>
                <w:rFonts w:hint="eastAsia"/>
                <w:i/>
                <w:sz w:val="16"/>
                <w:szCs w:val="16"/>
                <w:lang w:eastAsia="ja-JP"/>
              </w:rPr>
              <w:t>ESULTS</w:t>
            </w:r>
            <w:r w:rsidRPr="00600238">
              <w:rPr>
                <w:rFonts w:eastAsia="Times New Roman"/>
                <w:i/>
                <w:sz w:val="16"/>
                <w:szCs w:val="16"/>
              </w:rPr>
              <w:t xml:space="preserve"> </w:t>
            </w:r>
            <w:r>
              <w:rPr>
                <w:rFonts w:hint="eastAsia"/>
                <w:i/>
                <w:sz w:val="16"/>
                <w:szCs w:val="16"/>
                <w:lang w:eastAsia="ja-JP"/>
              </w:rPr>
              <w:t>OF</w:t>
            </w:r>
            <w:r w:rsidRPr="00600238">
              <w:rPr>
                <w:rFonts w:eastAsia="Times New Roman"/>
                <w:i/>
                <w:sz w:val="16"/>
                <w:szCs w:val="16"/>
              </w:rPr>
              <w:t xml:space="preserve"> </w:t>
            </w:r>
            <w:r>
              <w:rPr>
                <w:rFonts w:hint="eastAsia"/>
                <w:i/>
                <w:sz w:val="16"/>
                <w:szCs w:val="16"/>
                <w:lang w:eastAsia="ja-JP"/>
              </w:rPr>
              <w:t>ELBOW</w:t>
            </w:r>
            <w:r w:rsidRPr="00600238">
              <w:rPr>
                <w:rFonts w:eastAsia="Times New Roman"/>
                <w:i/>
                <w:sz w:val="16"/>
                <w:szCs w:val="16"/>
              </w:rPr>
              <w:t xml:space="preserve"> </w:t>
            </w:r>
            <w:r>
              <w:rPr>
                <w:rFonts w:hint="eastAsia"/>
                <w:i/>
                <w:sz w:val="16"/>
                <w:szCs w:val="16"/>
                <w:lang w:eastAsia="ja-JP"/>
              </w:rPr>
              <w:t>METHOD</w:t>
            </w:r>
          </w:p>
        </w:tc>
      </w:tr>
      <w:tr w:rsidR="00830FEF" w:rsidRPr="00600238" w14:paraId="74E2A4DB" w14:textId="77777777" w:rsidTr="002107A9">
        <w:trPr>
          <w:trHeight w:val="647"/>
          <w:jc w:val="center"/>
        </w:trPr>
        <w:tc>
          <w:tcPr>
            <w:tcW w:w="1131" w:type="dxa"/>
            <w:tcBorders>
              <w:top w:val="nil"/>
              <w:left w:val="nil"/>
              <w:bottom w:val="single" w:sz="6" w:space="0" w:color="000000"/>
              <w:right w:val="nil"/>
            </w:tcBorders>
            <w:tcMar>
              <w:top w:w="40" w:type="dxa"/>
              <w:left w:w="40" w:type="dxa"/>
              <w:bottom w:w="40" w:type="dxa"/>
              <w:right w:w="40" w:type="dxa"/>
            </w:tcMar>
            <w:vAlign w:val="bottom"/>
          </w:tcPr>
          <w:p w14:paraId="77545CE4" w14:textId="77777777" w:rsidR="00830FEF" w:rsidRPr="00600238" w:rsidRDefault="00830FEF" w:rsidP="002107A9">
            <w:pPr>
              <w:rPr>
                <w:sz w:val="16"/>
                <w:szCs w:val="16"/>
              </w:rPr>
            </w:pPr>
            <w:r w:rsidRPr="00600238">
              <w:rPr>
                <w:rFonts w:eastAsia="Times New Roman"/>
                <w:sz w:val="16"/>
                <w:szCs w:val="16"/>
              </w:rPr>
              <w:t>Number of Clusters</w:t>
            </w:r>
          </w:p>
        </w:tc>
        <w:tc>
          <w:tcPr>
            <w:tcW w:w="1131" w:type="dxa"/>
            <w:tcBorders>
              <w:top w:val="nil"/>
              <w:left w:val="nil"/>
              <w:bottom w:val="single" w:sz="6" w:space="0" w:color="000000"/>
              <w:right w:val="nil"/>
            </w:tcBorders>
            <w:tcMar>
              <w:top w:w="40" w:type="dxa"/>
              <w:left w:w="40" w:type="dxa"/>
              <w:bottom w:w="40" w:type="dxa"/>
              <w:right w:w="40" w:type="dxa"/>
            </w:tcMar>
            <w:vAlign w:val="bottom"/>
          </w:tcPr>
          <w:p w14:paraId="7A7C9DD8" w14:textId="77777777" w:rsidR="00830FEF" w:rsidRPr="00600238" w:rsidRDefault="00830FEF" w:rsidP="002107A9">
            <w:pPr>
              <w:jc w:val="center"/>
              <w:rPr>
                <w:sz w:val="16"/>
                <w:szCs w:val="16"/>
              </w:rPr>
            </w:pPr>
            <w:r w:rsidRPr="00600238">
              <w:rPr>
                <w:rFonts w:eastAsia="Times New Roman"/>
                <w:sz w:val="16"/>
                <w:szCs w:val="16"/>
              </w:rPr>
              <w:t>Ward + KMeans</w:t>
            </w:r>
          </w:p>
        </w:tc>
        <w:tc>
          <w:tcPr>
            <w:tcW w:w="1131" w:type="dxa"/>
            <w:tcBorders>
              <w:top w:val="nil"/>
              <w:left w:val="nil"/>
              <w:bottom w:val="single" w:sz="6" w:space="0" w:color="000000"/>
              <w:right w:val="nil"/>
            </w:tcBorders>
            <w:tcMar>
              <w:top w:w="40" w:type="dxa"/>
              <w:left w:w="40" w:type="dxa"/>
              <w:bottom w:w="40" w:type="dxa"/>
              <w:right w:w="40" w:type="dxa"/>
            </w:tcMar>
            <w:vAlign w:val="bottom"/>
          </w:tcPr>
          <w:p w14:paraId="19C073F6" w14:textId="77777777" w:rsidR="00830FEF" w:rsidRPr="00600238" w:rsidRDefault="00830FEF" w:rsidP="002107A9">
            <w:pPr>
              <w:jc w:val="center"/>
              <w:rPr>
                <w:sz w:val="16"/>
                <w:szCs w:val="16"/>
              </w:rPr>
            </w:pPr>
            <w:r w:rsidRPr="00600238">
              <w:rPr>
                <w:rFonts w:eastAsia="Times New Roman"/>
                <w:sz w:val="16"/>
                <w:szCs w:val="16"/>
              </w:rPr>
              <w:t>LPA (GaussianMixture)</w:t>
            </w:r>
          </w:p>
        </w:tc>
        <w:tc>
          <w:tcPr>
            <w:tcW w:w="1131" w:type="dxa"/>
            <w:tcBorders>
              <w:top w:val="nil"/>
              <w:left w:val="nil"/>
              <w:bottom w:val="single" w:sz="6" w:space="0" w:color="000000"/>
              <w:right w:val="nil"/>
            </w:tcBorders>
            <w:tcMar>
              <w:top w:w="40" w:type="dxa"/>
              <w:left w:w="40" w:type="dxa"/>
              <w:bottom w:w="40" w:type="dxa"/>
              <w:right w:w="40" w:type="dxa"/>
            </w:tcMar>
            <w:vAlign w:val="bottom"/>
          </w:tcPr>
          <w:p w14:paraId="072D6E07" w14:textId="77777777" w:rsidR="00830FEF" w:rsidRPr="00600238" w:rsidRDefault="00830FEF" w:rsidP="002107A9">
            <w:pPr>
              <w:jc w:val="center"/>
              <w:rPr>
                <w:sz w:val="16"/>
                <w:szCs w:val="16"/>
              </w:rPr>
            </w:pPr>
            <w:r w:rsidRPr="00600238">
              <w:rPr>
                <w:rFonts w:eastAsia="Times New Roman"/>
                <w:sz w:val="16"/>
                <w:szCs w:val="16"/>
              </w:rPr>
              <w:t>SpectralClustering</w:t>
            </w:r>
          </w:p>
        </w:tc>
      </w:tr>
      <w:tr w:rsidR="00830FEF" w:rsidRPr="00600238" w14:paraId="4D229A43" w14:textId="77777777" w:rsidTr="002107A9">
        <w:trPr>
          <w:trHeight w:val="354"/>
          <w:jc w:val="center"/>
        </w:trPr>
        <w:tc>
          <w:tcPr>
            <w:tcW w:w="1131" w:type="dxa"/>
            <w:tcBorders>
              <w:top w:val="nil"/>
              <w:left w:val="nil"/>
              <w:bottom w:val="nil"/>
              <w:right w:val="nil"/>
            </w:tcBorders>
            <w:tcMar>
              <w:top w:w="40" w:type="dxa"/>
              <w:left w:w="40" w:type="dxa"/>
              <w:bottom w:w="40" w:type="dxa"/>
              <w:right w:w="40" w:type="dxa"/>
            </w:tcMar>
            <w:vAlign w:val="bottom"/>
          </w:tcPr>
          <w:p w14:paraId="35DB6D1B" w14:textId="77777777" w:rsidR="00830FEF" w:rsidRPr="00600238" w:rsidRDefault="00830FEF" w:rsidP="002107A9">
            <w:pPr>
              <w:jc w:val="center"/>
              <w:rPr>
                <w:sz w:val="16"/>
                <w:szCs w:val="16"/>
              </w:rPr>
            </w:pPr>
            <w:r w:rsidRPr="00600238">
              <w:rPr>
                <w:rFonts w:eastAsia="Times New Roman"/>
                <w:sz w:val="16"/>
                <w:szCs w:val="16"/>
              </w:rPr>
              <w:t>3</w:t>
            </w:r>
          </w:p>
        </w:tc>
        <w:tc>
          <w:tcPr>
            <w:tcW w:w="1131" w:type="dxa"/>
            <w:tcBorders>
              <w:top w:val="nil"/>
              <w:left w:val="nil"/>
              <w:bottom w:val="nil"/>
              <w:right w:val="nil"/>
            </w:tcBorders>
            <w:tcMar>
              <w:top w:w="40" w:type="dxa"/>
              <w:left w:w="40" w:type="dxa"/>
              <w:bottom w:w="40" w:type="dxa"/>
              <w:right w:w="40" w:type="dxa"/>
            </w:tcMar>
            <w:vAlign w:val="bottom"/>
          </w:tcPr>
          <w:p w14:paraId="3DF56EEA" w14:textId="77777777" w:rsidR="00830FEF" w:rsidRPr="00600238" w:rsidRDefault="00830FEF" w:rsidP="002107A9">
            <w:pPr>
              <w:jc w:val="center"/>
              <w:rPr>
                <w:sz w:val="16"/>
                <w:szCs w:val="16"/>
              </w:rPr>
            </w:pPr>
            <w:r w:rsidRPr="00600238">
              <w:rPr>
                <w:rFonts w:eastAsia="Times New Roman"/>
                <w:sz w:val="16"/>
                <w:szCs w:val="16"/>
              </w:rPr>
              <w:t>61597.6</w:t>
            </w:r>
          </w:p>
        </w:tc>
        <w:tc>
          <w:tcPr>
            <w:tcW w:w="1131" w:type="dxa"/>
            <w:tcBorders>
              <w:top w:val="nil"/>
              <w:left w:val="nil"/>
              <w:bottom w:val="nil"/>
              <w:right w:val="nil"/>
            </w:tcBorders>
            <w:tcMar>
              <w:top w:w="40" w:type="dxa"/>
              <w:left w:w="40" w:type="dxa"/>
              <w:bottom w:w="40" w:type="dxa"/>
              <w:right w:w="40" w:type="dxa"/>
            </w:tcMar>
            <w:vAlign w:val="bottom"/>
          </w:tcPr>
          <w:p w14:paraId="0BACD323" w14:textId="77777777" w:rsidR="00830FEF" w:rsidRPr="00600238" w:rsidRDefault="00830FEF" w:rsidP="002107A9">
            <w:pPr>
              <w:jc w:val="center"/>
              <w:rPr>
                <w:sz w:val="16"/>
                <w:szCs w:val="16"/>
              </w:rPr>
            </w:pPr>
            <w:r w:rsidRPr="00600238">
              <w:rPr>
                <w:rFonts w:eastAsia="Times New Roman"/>
                <w:sz w:val="16"/>
                <w:szCs w:val="16"/>
              </w:rPr>
              <w:t>227241.4</w:t>
            </w:r>
          </w:p>
        </w:tc>
        <w:tc>
          <w:tcPr>
            <w:tcW w:w="1131" w:type="dxa"/>
            <w:tcBorders>
              <w:top w:val="nil"/>
              <w:left w:val="nil"/>
              <w:bottom w:val="nil"/>
              <w:right w:val="nil"/>
            </w:tcBorders>
            <w:tcMar>
              <w:top w:w="40" w:type="dxa"/>
              <w:left w:w="40" w:type="dxa"/>
              <w:bottom w:w="40" w:type="dxa"/>
              <w:right w:w="40" w:type="dxa"/>
            </w:tcMar>
            <w:vAlign w:val="bottom"/>
          </w:tcPr>
          <w:p w14:paraId="002CAE2D" w14:textId="77777777" w:rsidR="00830FEF" w:rsidRPr="00600238" w:rsidRDefault="00830FEF" w:rsidP="002107A9">
            <w:pPr>
              <w:jc w:val="center"/>
              <w:rPr>
                <w:sz w:val="16"/>
                <w:szCs w:val="16"/>
              </w:rPr>
            </w:pPr>
            <w:r w:rsidRPr="00600238">
              <w:rPr>
                <w:rFonts w:eastAsia="Times New Roman"/>
                <w:sz w:val="16"/>
                <w:szCs w:val="16"/>
              </w:rPr>
              <w:t>62310.0</w:t>
            </w:r>
          </w:p>
        </w:tc>
      </w:tr>
      <w:tr w:rsidR="00830FEF" w:rsidRPr="00600238" w14:paraId="27092036" w14:textId="77777777" w:rsidTr="002107A9">
        <w:trPr>
          <w:trHeight w:val="354"/>
          <w:jc w:val="center"/>
        </w:trPr>
        <w:tc>
          <w:tcPr>
            <w:tcW w:w="1131" w:type="dxa"/>
            <w:tcBorders>
              <w:top w:val="nil"/>
              <w:left w:val="nil"/>
              <w:bottom w:val="nil"/>
              <w:right w:val="nil"/>
            </w:tcBorders>
            <w:tcMar>
              <w:top w:w="40" w:type="dxa"/>
              <w:left w:w="40" w:type="dxa"/>
              <w:bottom w:w="40" w:type="dxa"/>
              <w:right w:w="40" w:type="dxa"/>
            </w:tcMar>
            <w:vAlign w:val="bottom"/>
          </w:tcPr>
          <w:p w14:paraId="4384D2BC" w14:textId="77777777" w:rsidR="00830FEF" w:rsidRPr="00600238" w:rsidRDefault="00830FEF" w:rsidP="002107A9">
            <w:pPr>
              <w:jc w:val="center"/>
              <w:rPr>
                <w:sz w:val="16"/>
                <w:szCs w:val="16"/>
              </w:rPr>
            </w:pPr>
            <w:r w:rsidRPr="00600238">
              <w:rPr>
                <w:rFonts w:eastAsia="Times New Roman"/>
                <w:sz w:val="16"/>
                <w:szCs w:val="16"/>
              </w:rPr>
              <w:t>5</w:t>
            </w:r>
          </w:p>
        </w:tc>
        <w:tc>
          <w:tcPr>
            <w:tcW w:w="1131" w:type="dxa"/>
            <w:tcBorders>
              <w:top w:val="nil"/>
              <w:left w:val="nil"/>
              <w:bottom w:val="nil"/>
              <w:right w:val="nil"/>
            </w:tcBorders>
            <w:tcMar>
              <w:top w:w="40" w:type="dxa"/>
              <w:left w:w="40" w:type="dxa"/>
              <w:bottom w:w="40" w:type="dxa"/>
              <w:right w:w="40" w:type="dxa"/>
            </w:tcMar>
            <w:vAlign w:val="bottom"/>
          </w:tcPr>
          <w:p w14:paraId="599548B7" w14:textId="77777777" w:rsidR="00830FEF" w:rsidRPr="00600238" w:rsidRDefault="00830FEF" w:rsidP="002107A9">
            <w:pPr>
              <w:jc w:val="center"/>
              <w:rPr>
                <w:sz w:val="16"/>
                <w:szCs w:val="16"/>
              </w:rPr>
            </w:pPr>
            <w:r w:rsidRPr="00600238">
              <w:rPr>
                <w:rFonts w:eastAsia="Times New Roman"/>
                <w:sz w:val="16"/>
                <w:szCs w:val="16"/>
              </w:rPr>
              <w:t>52890.6</w:t>
            </w:r>
          </w:p>
        </w:tc>
        <w:tc>
          <w:tcPr>
            <w:tcW w:w="1131" w:type="dxa"/>
            <w:tcBorders>
              <w:top w:val="nil"/>
              <w:left w:val="nil"/>
              <w:bottom w:val="nil"/>
              <w:right w:val="nil"/>
            </w:tcBorders>
            <w:tcMar>
              <w:top w:w="40" w:type="dxa"/>
              <w:left w:w="40" w:type="dxa"/>
              <w:bottom w:w="40" w:type="dxa"/>
              <w:right w:w="40" w:type="dxa"/>
            </w:tcMar>
            <w:vAlign w:val="bottom"/>
          </w:tcPr>
          <w:p w14:paraId="4F138D30" w14:textId="77777777" w:rsidR="00830FEF" w:rsidRPr="00600238" w:rsidRDefault="00830FEF" w:rsidP="002107A9">
            <w:pPr>
              <w:jc w:val="center"/>
              <w:rPr>
                <w:sz w:val="16"/>
                <w:szCs w:val="16"/>
              </w:rPr>
            </w:pPr>
            <w:r w:rsidRPr="00600238">
              <w:rPr>
                <w:rFonts w:eastAsia="Times New Roman"/>
                <w:sz w:val="16"/>
                <w:szCs w:val="16"/>
              </w:rPr>
              <w:t>227338.7</w:t>
            </w:r>
          </w:p>
        </w:tc>
        <w:tc>
          <w:tcPr>
            <w:tcW w:w="1131" w:type="dxa"/>
            <w:tcBorders>
              <w:top w:val="nil"/>
              <w:left w:val="nil"/>
              <w:bottom w:val="nil"/>
              <w:right w:val="nil"/>
            </w:tcBorders>
            <w:tcMar>
              <w:top w:w="40" w:type="dxa"/>
              <w:left w:w="40" w:type="dxa"/>
              <w:bottom w:w="40" w:type="dxa"/>
              <w:right w:w="40" w:type="dxa"/>
            </w:tcMar>
            <w:vAlign w:val="bottom"/>
          </w:tcPr>
          <w:p w14:paraId="3C1C5C2E" w14:textId="77777777" w:rsidR="00830FEF" w:rsidRPr="00600238" w:rsidRDefault="00830FEF" w:rsidP="002107A9">
            <w:pPr>
              <w:jc w:val="center"/>
              <w:rPr>
                <w:sz w:val="16"/>
                <w:szCs w:val="16"/>
              </w:rPr>
            </w:pPr>
            <w:r w:rsidRPr="00600238">
              <w:rPr>
                <w:rFonts w:eastAsia="Times New Roman"/>
                <w:sz w:val="16"/>
                <w:szCs w:val="16"/>
              </w:rPr>
              <w:t>53836.0</w:t>
            </w:r>
          </w:p>
        </w:tc>
      </w:tr>
      <w:tr w:rsidR="00830FEF" w:rsidRPr="00600238" w14:paraId="6DCDD473" w14:textId="77777777" w:rsidTr="002107A9">
        <w:trPr>
          <w:trHeight w:val="354"/>
          <w:jc w:val="center"/>
        </w:trPr>
        <w:tc>
          <w:tcPr>
            <w:tcW w:w="1131" w:type="dxa"/>
            <w:tcBorders>
              <w:top w:val="nil"/>
              <w:left w:val="nil"/>
              <w:bottom w:val="nil"/>
              <w:right w:val="nil"/>
            </w:tcBorders>
            <w:tcMar>
              <w:top w:w="40" w:type="dxa"/>
              <w:left w:w="40" w:type="dxa"/>
              <w:bottom w:w="40" w:type="dxa"/>
              <w:right w:w="40" w:type="dxa"/>
            </w:tcMar>
            <w:vAlign w:val="bottom"/>
          </w:tcPr>
          <w:p w14:paraId="242586BE" w14:textId="77777777" w:rsidR="00830FEF" w:rsidRPr="00600238" w:rsidRDefault="00830FEF" w:rsidP="002107A9">
            <w:pPr>
              <w:jc w:val="center"/>
              <w:rPr>
                <w:sz w:val="16"/>
                <w:szCs w:val="16"/>
              </w:rPr>
            </w:pPr>
            <w:r w:rsidRPr="00600238">
              <w:rPr>
                <w:rFonts w:eastAsia="Times New Roman"/>
                <w:sz w:val="16"/>
                <w:szCs w:val="16"/>
              </w:rPr>
              <w:t>7</w:t>
            </w:r>
          </w:p>
        </w:tc>
        <w:tc>
          <w:tcPr>
            <w:tcW w:w="1131" w:type="dxa"/>
            <w:tcBorders>
              <w:top w:val="nil"/>
              <w:left w:val="nil"/>
              <w:bottom w:val="nil"/>
              <w:right w:val="nil"/>
            </w:tcBorders>
            <w:tcMar>
              <w:top w:w="40" w:type="dxa"/>
              <w:left w:w="40" w:type="dxa"/>
              <w:bottom w:w="40" w:type="dxa"/>
              <w:right w:w="40" w:type="dxa"/>
            </w:tcMar>
            <w:vAlign w:val="bottom"/>
          </w:tcPr>
          <w:p w14:paraId="4EAEF9AB" w14:textId="77777777" w:rsidR="00830FEF" w:rsidRPr="00600238" w:rsidRDefault="00830FEF" w:rsidP="002107A9">
            <w:pPr>
              <w:jc w:val="center"/>
              <w:rPr>
                <w:sz w:val="16"/>
                <w:szCs w:val="16"/>
              </w:rPr>
            </w:pPr>
            <w:r w:rsidRPr="00600238">
              <w:rPr>
                <w:rFonts w:eastAsia="Times New Roman"/>
                <w:sz w:val="16"/>
                <w:szCs w:val="16"/>
              </w:rPr>
              <w:t>47505.9</w:t>
            </w:r>
          </w:p>
        </w:tc>
        <w:tc>
          <w:tcPr>
            <w:tcW w:w="1131" w:type="dxa"/>
            <w:tcBorders>
              <w:top w:val="nil"/>
              <w:left w:val="nil"/>
              <w:bottom w:val="nil"/>
              <w:right w:val="nil"/>
            </w:tcBorders>
            <w:tcMar>
              <w:top w:w="40" w:type="dxa"/>
              <w:left w:w="40" w:type="dxa"/>
              <w:bottom w:w="40" w:type="dxa"/>
              <w:right w:w="40" w:type="dxa"/>
            </w:tcMar>
            <w:vAlign w:val="bottom"/>
          </w:tcPr>
          <w:p w14:paraId="29ACFC60" w14:textId="77777777" w:rsidR="00830FEF" w:rsidRPr="00600238" w:rsidRDefault="00830FEF" w:rsidP="002107A9">
            <w:pPr>
              <w:jc w:val="center"/>
              <w:rPr>
                <w:sz w:val="16"/>
                <w:szCs w:val="16"/>
              </w:rPr>
            </w:pPr>
            <w:r w:rsidRPr="00600238">
              <w:rPr>
                <w:rFonts w:eastAsia="Times New Roman"/>
                <w:sz w:val="16"/>
                <w:szCs w:val="16"/>
              </w:rPr>
              <w:t>226641.4</w:t>
            </w:r>
          </w:p>
        </w:tc>
        <w:tc>
          <w:tcPr>
            <w:tcW w:w="1131" w:type="dxa"/>
            <w:tcBorders>
              <w:top w:val="nil"/>
              <w:left w:val="nil"/>
              <w:bottom w:val="nil"/>
              <w:right w:val="nil"/>
            </w:tcBorders>
            <w:tcMar>
              <w:top w:w="40" w:type="dxa"/>
              <w:left w:w="40" w:type="dxa"/>
              <w:bottom w:w="40" w:type="dxa"/>
              <w:right w:w="40" w:type="dxa"/>
            </w:tcMar>
            <w:vAlign w:val="bottom"/>
          </w:tcPr>
          <w:p w14:paraId="6C5AADE3" w14:textId="77777777" w:rsidR="00830FEF" w:rsidRPr="00600238" w:rsidRDefault="00830FEF" w:rsidP="002107A9">
            <w:pPr>
              <w:jc w:val="center"/>
              <w:rPr>
                <w:sz w:val="16"/>
                <w:szCs w:val="16"/>
              </w:rPr>
            </w:pPr>
            <w:r w:rsidRPr="00600238">
              <w:rPr>
                <w:rFonts w:eastAsia="Times New Roman"/>
                <w:sz w:val="16"/>
                <w:szCs w:val="16"/>
              </w:rPr>
              <w:t>49163.8</w:t>
            </w:r>
          </w:p>
        </w:tc>
      </w:tr>
      <w:tr w:rsidR="00830FEF" w:rsidRPr="00600238" w14:paraId="031FEB1A" w14:textId="77777777" w:rsidTr="002107A9">
        <w:trPr>
          <w:trHeight w:val="354"/>
          <w:jc w:val="center"/>
        </w:trPr>
        <w:tc>
          <w:tcPr>
            <w:tcW w:w="1131" w:type="dxa"/>
            <w:tcBorders>
              <w:top w:val="nil"/>
              <w:left w:val="nil"/>
              <w:bottom w:val="nil"/>
              <w:right w:val="nil"/>
            </w:tcBorders>
            <w:tcMar>
              <w:top w:w="40" w:type="dxa"/>
              <w:left w:w="40" w:type="dxa"/>
              <w:bottom w:w="40" w:type="dxa"/>
              <w:right w:w="40" w:type="dxa"/>
            </w:tcMar>
            <w:vAlign w:val="bottom"/>
          </w:tcPr>
          <w:p w14:paraId="0C5C2AB4" w14:textId="77777777" w:rsidR="00830FEF" w:rsidRPr="00600238" w:rsidRDefault="00830FEF" w:rsidP="002107A9">
            <w:pPr>
              <w:jc w:val="center"/>
              <w:rPr>
                <w:sz w:val="16"/>
                <w:szCs w:val="16"/>
              </w:rPr>
            </w:pPr>
            <w:r w:rsidRPr="00600238">
              <w:rPr>
                <w:rFonts w:eastAsia="Times New Roman"/>
                <w:sz w:val="16"/>
                <w:szCs w:val="16"/>
              </w:rPr>
              <w:t>9</w:t>
            </w:r>
          </w:p>
        </w:tc>
        <w:tc>
          <w:tcPr>
            <w:tcW w:w="1131" w:type="dxa"/>
            <w:tcBorders>
              <w:top w:val="nil"/>
              <w:left w:val="nil"/>
              <w:bottom w:val="nil"/>
              <w:right w:val="nil"/>
            </w:tcBorders>
            <w:tcMar>
              <w:top w:w="40" w:type="dxa"/>
              <w:left w:w="40" w:type="dxa"/>
              <w:bottom w:w="40" w:type="dxa"/>
              <w:right w:w="40" w:type="dxa"/>
            </w:tcMar>
            <w:vAlign w:val="bottom"/>
          </w:tcPr>
          <w:p w14:paraId="46DEF6A9" w14:textId="77777777" w:rsidR="00830FEF" w:rsidRPr="00600238" w:rsidRDefault="00830FEF" w:rsidP="002107A9">
            <w:pPr>
              <w:jc w:val="center"/>
              <w:rPr>
                <w:sz w:val="16"/>
                <w:szCs w:val="16"/>
              </w:rPr>
            </w:pPr>
            <w:r w:rsidRPr="00600238">
              <w:rPr>
                <w:rFonts w:eastAsia="Times New Roman"/>
                <w:sz w:val="16"/>
                <w:szCs w:val="16"/>
              </w:rPr>
              <w:t>43827.1</w:t>
            </w:r>
          </w:p>
        </w:tc>
        <w:tc>
          <w:tcPr>
            <w:tcW w:w="1131" w:type="dxa"/>
            <w:tcBorders>
              <w:top w:val="nil"/>
              <w:left w:val="nil"/>
              <w:bottom w:val="nil"/>
              <w:right w:val="nil"/>
            </w:tcBorders>
            <w:tcMar>
              <w:top w:w="40" w:type="dxa"/>
              <w:left w:w="40" w:type="dxa"/>
              <w:bottom w:w="40" w:type="dxa"/>
              <w:right w:w="40" w:type="dxa"/>
            </w:tcMar>
            <w:vAlign w:val="bottom"/>
          </w:tcPr>
          <w:p w14:paraId="72A97EDE" w14:textId="77777777" w:rsidR="00830FEF" w:rsidRPr="00600238" w:rsidRDefault="00830FEF" w:rsidP="002107A9">
            <w:pPr>
              <w:jc w:val="center"/>
              <w:rPr>
                <w:sz w:val="16"/>
                <w:szCs w:val="16"/>
              </w:rPr>
            </w:pPr>
            <w:r w:rsidRPr="00600238">
              <w:rPr>
                <w:rFonts w:eastAsia="Times New Roman"/>
                <w:sz w:val="16"/>
                <w:szCs w:val="16"/>
              </w:rPr>
              <w:t>226949.4</w:t>
            </w:r>
          </w:p>
        </w:tc>
        <w:tc>
          <w:tcPr>
            <w:tcW w:w="1131" w:type="dxa"/>
            <w:tcBorders>
              <w:top w:val="nil"/>
              <w:left w:val="nil"/>
              <w:bottom w:val="nil"/>
              <w:right w:val="nil"/>
            </w:tcBorders>
            <w:tcMar>
              <w:top w:w="40" w:type="dxa"/>
              <w:left w:w="40" w:type="dxa"/>
              <w:bottom w:w="40" w:type="dxa"/>
              <w:right w:w="40" w:type="dxa"/>
            </w:tcMar>
            <w:vAlign w:val="bottom"/>
          </w:tcPr>
          <w:p w14:paraId="6B7503CE" w14:textId="77777777" w:rsidR="00830FEF" w:rsidRPr="00600238" w:rsidRDefault="00830FEF" w:rsidP="002107A9">
            <w:pPr>
              <w:jc w:val="center"/>
              <w:rPr>
                <w:sz w:val="16"/>
                <w:szCs w:val="16"/>
              </w:rPr>
            </w:pPr>
            <w:r w:rsidRPr="00600238">
              <w:rPr>
                <w:rFonts w:eastAsia="Times New Roman"/>
                <w:sz w:val="16"/>
                <w:szCs w:val="16"/>
              </w:rPr>
              <w:t>46377.4</w:t>
            </w:r>
          </w:p>
        </w:tc>
      </w:tr>
      <w:tr w:rsidR="00830FEF" w:rsidRPr="00600238" w14:paraId="6874299D" w14:textId="77777777" w:rsidTr="002107A9">
        <w:trPr>
          <w:trHeight w:val="354"/>
          <w:jc w:val="center"/>
        </w:trPr>
        <w:tc>
          <w:tcPr>
            <w:tcW w:w="1131" w:type="dxa"/>
            <w:tcBorders>
              <w:top w:val="nil"/>
              <w:left w:val="nil"/>
              <w:bottom w:val="nil"/>
              <w:right w:val="nil"/>
            </w:tcBorders>
            <w:tcMar>
              <w:top w:w="40" w:type="dxa"/>
              <w:left w:w="40" w:type="dxa"/>
              <w:bottom w:w="40" w:type="dxa"/>
              <w:right w:w="40" w:type="dxa"/>
            </w:tcMar>
            <w:vAlign w:val="bottom"/>
          </w:tcPr>
          <w:p w14:paraId="7A8B0242" w14:textId="77777777" w:rsidR="00830FEF" w:rsidRPr="00600238" w:rsidRDefault="00830FEF" w:rsidP="002107A9">
            <w:pPr>
              <w:jc w:val="center"/>
              <w:rPr>
                <w:sz w:val="16"/>
                <w:szCs w:val="16"/>
              </w:rPr>
            </w:pPr>
            <w:r w:rsidRPr="00600238">
              <w:rPr>
                <w:rFonts w:eastAsia="Times New Roman"/>
                <w:sz w:val="16"/>
                <w:szCs w:val="16"/>
              </w:rPr>
              <w:t>11</w:t>
            </w:r>
          </w:p>
        </w:tc>
        <w:tc>
          <w:tcPr>
            <w:tcW w:w="1131" w:type="dxa"/>
            <w:tcBorders>
              <w:top w:val="nil"/>
              <w:left w:val="nil"/>
              <w:bottom w:val="nil"/>
              <w:right w:val="nil"/>
            </w:tcBorders>
            <w:tcMar>
              <w:top w:w="40" w:type="dxa"/>
              <w:left w:w="40" w:type="dxa"/>
              <w:bottom w:w="40" w:type="dxa"/>
              <w:right w:w="40" w:type="dxa"/>
            </w:tcMar>
            <w:vAlign w:val="bottom"/>
          </w:tcPr>
          <w:p w14:paraId="41E29890" w14:textId="77777777" w:rsidR="00830FEF" w:rsidRPr="00600238" w:rsidRDefault="00830FEF" w:rsidP="002107A9">
            <w:pPr>
              <w:jc w:val="center"/>
              <w:rPr>
                <w:sz w:val="16"/>
                <w:szCs w:val="16"/>
              </w:rPr>
            </w:pPr>
            <w:r w:rsidRPr="00600238">
              <w:rPr>
                <w:rFonts w:eastAsia="Times New Roman"/>
                <w:sz w:val="16"/>
                <w:szCs w:val="16"/>
              </w:rPr>
              <w:t>41048.3</w:t>
            </w:r>
          </w:p>
        </w:tc>
        <w:tc>
          <w:tcPr>
            <w:tcW w:w="1131" w:type="dxa"/>
            <w:tcBorders>
              <w:top w:val="nil"/>
              <w:left w:val="nil"/>
              <w:bottom w:val="nil"/>
              <w:right w:val="nil"/>
            </w:tcBorders>
            <w:tcMar>
              <w:top w:w="40" w:type="dxa"/>
              <w:left w:w="40" w:type="dxa"/>
              <w:bottom w:w="40" w:type="dxa"/>
              <w:right w:w="40" w:type="dxa"/>
            </w:tcMar>
            <w:vAlign w:val="bottom"/>
          </w:tcPr>
          <w:p w14:paraId="2D039D29" w14:textId="77777777" w:rsidR="00830FEF" w:rsidRPr="00600238" w:rsidRDefault="00830FEF" w:rsidP="002107A9">
            <w:pPr>
              <w:jc w:val="center"/>
              <w:rPr>
                <w:sz w:val="16"/>
                <w:szCs w:val="16"/>
              </w:rPr>
            </w:pPr>
            <w:r w:rsidRPr="00600238">
              <w:rPr>
                <w:rFonts w:eastAsia="Times New Roman"/>
                <w:sz w:val="16"/>
                <w:szCs w:val="16"/>
              </w:rPr>
              <w:t>227150.8</w:t>
            </w:r>
          </w:p>
        </w:tc>
        <w:tc>
          <w:tcPr>
            <w:tcW w:w="1131" w:type="dxa"/>
            <w:tcBorders>
              <w:top w:val="nil"/>
              <w:left w:val="nil"/>
              <w:bottom w:val="nil"/>
              <w:right w:val="nil"/>
            </w:tcBorders>
            <w:tcMar>
              <w:top w:w="40" w:type="dxa"/>
              <w:left w:w="40" w:type="dxa"/>
              <w:bottom w:w="40" w:type="dxa"/>
              <w:right w:w="40" w:type="dxa"/>
            </w:tcMar>
            <w:vAlign w:val="bottom"/>
          </w:tcPr>
          <w:p w14:paraId="7EB1075B" w14:textId="77777777" w:rsidR="00830FEF" w:rsidRPr="00600238" w:rsidRDefault="00830FEF" w:rsidP="002107A9">
            <w:pPr>
              <w:jc w:val="center"/>
              <w:rPr>
                <w:sz w:val="16"/>
                <w:szCs w:val="16"/>
              </w:rPr>
            </w:pPr>
            <w:r w:rsidRPr="00600238">
              <w:rPr>
                <w:rFonts w:eastAsia="Times New Roman"/>
                <w:sz w:val="16"/>
                <w:szCs w:val="16"/>
              </w:rPr>
              <w:t>43682.6</w:t>
            </w:r>
          </w:p>
        </w:tc>
      </w:tr>
      <w:tr w:rsidR="00830FEF" w:rsidRPr="00600238" w14:paraId="554AA033" w14:textId="77777777" w:rsidTr="002107A9">
        <w:trPr>
          <w:trHeight w:val="370"/>
          <w:jc w:val="center"/>
        </w:trPr>
        <w:tc>
          <w:tcPr>
            <w:tcW w:w="1131" w:type="dxa"/>
            <w:tcBorders>
              <w:top w:val="nil"/>
              <w:left w:val="nil"/>
              <w:bottom w:val="single" w:sz="6" w:space="0" w:color="000000"/>
              <w:right w:val="nil"/>
            </w:tcBorders>
            <w:tcMar>
              <w:top w:w="40" w:type="dxa"/>
              <w:left w:w="40" w:type="dxa"/>
              <w:bottom w:w="40" w:type="dxa"/>
              <w:right w:w="40" w:type="dxa"/>
            </w:tcMar>
            <w:vAlign w:val="bottom"/>
          </w:tcPr>
          <w:p w14:paraId="4B6D5A1B" w14:textId="77777777" w:rsidR="00830FEF" w:rsidRPr="00600238" w:rsidRDefault="00830FEF" w:rsidP="002107A9">
            <w:pPr>
              <w:jc w:val="center"/>
              <w:rPr>
                <w:sz w:val="16"/>
                <w:szCs w:val="16"/>
              </w:rPr>
            </w:pPr>
            <w:r w:rsidRPr="00600238">
              <w:rPr>
                <w:rFonts w:eastAsia="Times New Roman"/>
                <w:sz w:val="16"/>
                <w:szCs w:val="16"/>
              </w:rPr>
              <w:t>13</w:t>
            </w:r>
          </w:p>
        </w:tc>
        <w:tc>
          <w:tcPr>
            <w:tcW w:w="1131" w:type="dxa"/>
            <w:tcBorders>
              <w:top w:val="nil"/>
              <w:left w:val="nil"/>
              <w:bottom w:val="single" w:sz="6" w:space="0" w:color="000000"/>
              <w:right w:val="nil"/>
            </w:tcBorders>
            <w:tcMar>
              <w:top w:w="40" w:type="dxa"/>
              <w:left w:w="40" w:type="dxa"/>
              <w:bottom w:w="40" w:type="dxa"/>
              <w:right w:w="40" w:type="dxa"/>
            </w:tcMar>
            <w:vAlign w:val="bottom"/>
          </w:tcPr>
          <w:p w14:paraId="3D269121" w14:textId="77777777" w:rsidR="00830FEF" w:rsidRPr="00600238" w:rsidRDefault="00830FEF" w:rsidP="002107A9">
            <w:pPr>
              <w:jc w:val="center"/>
              <w:rPr>
                <w:sz w:val="16"/>
                <w:szCs w:val="16"/>
              </w:rPr>
            </w:pPr>
            <w:r w:rsidRPr="00600238">
              <w:rPr>
                <w:rFonts w:eastAsia="Times New Roman"/>
                <w:sz w:val="16"/>
                <w:szCs w:val="16"/>
              </w:rPr>
              <w:t>38998.6</w:t>
            </w:r>
          </w:p>
        </w:tc>
        <w:tc>
          <w:tcPr>
            <w:tcW w:w="1131" w:type="dxa"/>
            <w:tcBorders>
              <w:top w:val="nil"/>
              <w:left w:val="nil"/>
              <w:bottom w:val="single" w:sz="6" w:space="0" w:color="000000"/>
              <w:right w:val="nil"/>
            </w:tcBorders>
            <w:tcMar>
              <w:top w:w="40" w:type="dxa"/>
              <w:left w:w="40" w:type="dxa"/>
              <w:bottom w:w="40" w:type="dxa"/>
              <w:right w:w="40" w:type="dxa"/>
            </w:tcMar>
            <w:vAlign w:val="bottom"/>
          </w:tcPr>
          <w:p w14:paraId="0B9A783B" w14:textId="77777777" w:rsidR="00830FEF" w:rsidRPr="00600238" w:rsidRDefault="00830FEF" w:rsidP="002107A9">
            <w:pPr>
              <w:jc w:val="center"/>
              <w:rPr>
                <w:sz w:val="16"/>
                <w:szCs w:val="16"/>
              </w:rPr>
            </w:pPr>
            <w:r w:rsidRPr="00600238">
              <w:rPr>
                <w:rFonts w:eastAsia="Times New Roman"/>
                <w:sz w:val="16"/>
                <w:szCs w:val="16"/>
              </w:rPr>
              <w:t>227291.1</w:t>
            </w:r>
          </w:p>
        </w:tc>
        <w:tc>
          <w:tcPr>
            <w:tcW w:w="1131" w:type="dxa"/>
            <w:tcBorders>
              <w:top w:val="nil"/>
              <w:left w:val="nil"/>
              <w:bottom w:val="single" w:sz="6" w:space="0" w:color="000000"/>
              <w:right w:val="nil"/>
            </w:tcBorders>
            <w:tcMar>
              <w:top w:w="40" w:type="dxa"/>
              <w:left w:w="40" w:type="dxa"/>
              <w:bottom w:w="40" w:type="dxa"/>
              <w:right w:w="40" w:type="dxa"/>
            </w:tcMar>
            <w:vAlign w:val="bottom"/>
          </w:tcPr>
          <w:p w14:paraId="40032FB9" w14:textId="77777777" w:rsidR="00830FEF" w:rsidRPr="00600238" w:rsidRDefault="00830FEF" w:rsidP="002107A9">
            <w:pPr>
              <w:jc w:val="center"/>
              <w:rPr>
                <w:sz w:val="16"/>
                <w:szCs w:val="16"/>
              </w:rPr>
            </w:pPr>
            <w:r w:rsidRPr="00600238">
              <w:rPr>
                <w:rFonts w:eastAsia="Times New Roman"/>
                <w:sz w:val="16"/>
                <w:szCs w:val="16"/>
              </w:rPr>
              <w:t>41077.8</w:t>
            </w:r>
          </w:p>
        </w:tc>
      </w:tr>
    </w:tbl>
    <w:p w14:paraId="2AF0B61F" w14:textId="21EE74D7" w:rsidR="00830FEF" w:rsidRPr="00381358" w:rsidRDefault="00830FEF" w:rsidP="00830FEF">
      <w:pPr>
        <w:pStyle w:val="PARA"/>
        <w:spacing w:line="240" w:lineRule="auto"/>
        <w:jc w:val="center"/>
        <w:rPr>
          <w:sz w:val="16"/>
          <w:szCs w:val="16"/>
          <w:lang w:eastAsia="ja-JP"/>
        </w:rPr>
      </w:pPr>
      <w:r w:rsidRPr="00381358">
        <w:rPr>
          <w:sz w:val="16"/>
          <w:szCs w:val="16"/>
        </w:rPr>
        <w:t xml:space="preserve">TABLE </w:t>
      </w:r>
      <w:del w:id="1013" w:author="Eisuke Tokiwa" w:date="2025-12-15T17:43:00Z" w16du:dateUtc="2025-12-15T08:43:00Z">
        <w:r w:rsidR="00381358" w:rsidRPr="00381358">
          <w:rPr>
            <w:rFonts w:hint="eastAsia"/>
            <w:sz w:val="16"/>
            <w:szCs w:val="16"/>
            <w:lang w:eastAsia="ja-JP"/>
          </w:rPr>
          <w:delText>4</w:delText>
        </w:r>
      </w:del>
      <w:ins w:id="1014" w:author="Eisuke Tokiwa" w:date="2025-12-15T17:43:00Z" w16du:dateUtc="2025-12-15T08:43:00Z">
        <w:r w:rsidR="007B418C">
          <w:rPr>
            <w:rFonts w:hint="eastAsia"/>
            <w:sz w:val="16"/>
            <w:szCs w:val="16"/>
            <w:lang w:eastAsia="ja-JP"/>
          </w:rPr>
          <w:t>3</w:t>
        </w:r>
      </w:ins>
    </w:p>
    <w:tbl>
      <w:tblPr>
        <w:tblW w:w="4640" w:type="dxa"/>
        <w:tblBorders>
          <w:top w:val="nil"/>
          <w:left w:val="nil"/>
          <w:bottom w:val="nil"/>
          <w:right w:val="nil"/>
          <w:insideH w:val="nil"/>
          <w:insideV w:val="nil"/>
        </w:tblBorders>
        <w:tblLayout w:type="fixed"/>
        <w:tblLook w:val="0600" w:firstRow="0" w:lastRow="0" w:firstColumn="0" w:lastColumn="0" w:noHBand="1" w:noVBand="1"/>
      </w:tblPr>
      <w:tblGrid>
        <w:gridCol w:w="719"/>
        <w:gridCol w:w="387"/>
        <w:gridCol w:w="389"/>
        <w:gridCol w:w="393"/>
        <w:gridCol w:w="390"/>
        <w:gridCol w:w="390"/>
        <w:gridCol w:w="393"/>
        <w:gridCol w:w="390"/>
        <w:gridCol w:w="390"/>
        <w:gridCol w:w="393"/>
        <w:gridCol w:w="392"/>
        <w:gridCol w:w="14"/>
      </w:tblGrid>
      <w:tr w:rsidR="00830FEF" w:rsidRPr="00222C71" w14:paraId="3CFF6A05" w14:textId="77777777" w:rsidTr="002107A9">
        <w:trPr>
          <w:trHeight w:val="296"/>
        </w:trPr>
        <w:tc>
          <w:tcPr>
            <w:tcW w:w="4640" w:type="dxa"/>
            <w:gridSpan w:val="12"/>
            <w:tcBorders>
              <w:top w:val="nil"/>
              <w:left w:val="nil"/>
              <w:bottom w:val="single" w:sz="6" w:space="0" w:color="000000"/>
              <w:right w:val="nil"/>
            </w:tcBorders>
            <w:tcMar>
              <w:top w:w="40" w:type="dxa"/>
              <w:left w:w="40" w:type="dxa"/>
              <w:bottom w:w="40" w:type="dxa"/>
              <w:right w:w="40" w:type="dxa"/>
            </w:tcMar>
            <w:vAlign w:val="center"/>
          </w:tcPr>
          <w:p w14:paraId="6F8784D2" w14:textId="77777777" w:rsidR="00830FEF" w:rsidRPr="00222C71" w:rsidRDefault="00830FEF" w:rsidP="002107A9">
            <w:pPr>
              <w:jc w:val="center"/>
              <w:rPr>
                <w:sz w:val="14"/>
                <w:szCs w:val="14"/>
              </w:rPr>
            </w:pPr>
            <w:r>
              <w:rPr>
                <w:rFonts w:hint="eastAsia"/>
                <w:i/>
                <w:sz w:val="14"/>
                <w:szCs w:val="14"/>
                <w:lang w:eastAsia="ja-JP"/>
              </w:rPr>
              <w:t>RESULTS OF INTERNAL</w:t>
            </w:r>
            <w:r w:rsidRPr="00222C71">
              <w:rPr>
                <w:rFonts w:eastAsia="Times New Roman"/>
                <w:i/>
                <w:sz w:val="14"/>
                <w:szCs w:val="14"/>
              </w:rPr>
              <w:t xml:space="preserve"> </w:t>
            </w:r>
            <w:r>
              <w:rPr>
                <w:rFonts w:hint="eastAsia"/>
                <w:i/>
                <w:sz w:val="14"/>
                <w:szCs w:val="14"/>
                <w:lang w:eastAsia="ja-JP"/>
              </w:rPr>
              <w:t>AND</w:t>
            </w:r>
            <w:r w:rsidRPr="00222C71">
              <w:rPr>
                <w:rFonts w:eastAsia="Times New Roman"/>
                <w:i/>
                <w:sz w:val="14"/>
                <w:szCs w:val="14"/>
              </w:rPr>
              <w:t xml:space="preserve"> </w:t>
            </w:r>
            <w:r>
              <w:rPr>
                <w:rFonts w:hint="eastAsia"/>
                <w:i/>
                <w:sz w:val="14"/>
                <w:szCs w:val="14"/>
                <w:lang w:eastAsia="ja-JP"/>
              </w:rPr>
              <w:t>EXTERNAL</w:t>
            </w:r>
            <w:r w:rsidRPr="00222C71">
              <w:rPr>
                <w:rFonts w:eastAsia="Times New Roman"/>
                <w:i/>
                <w:sz w:val="14"/>
                <w:szCs w:val="14"/>
              </w:rPr>
              <w:t xml:space="preserve"> C</w:t>
            </w:r>
            <w:r>
              <w:rPr>
                <w:rFonts w:hint="eastAsia"/>
                <w:i/>
                <w:sz w:val="14"/>
                <w:szCs w:val="14"/>
                <w:lang w:eastAsia="ja-JP"/>
              </w:rPr>
              <w:t>LUSTER</w:t>
            </w:r>
            <w:r w:rsidRPr="00222C71">
              <w:rPr>
                <w:rFonts w:eastAsia="Times New Roman"/>
                <w:i/>
                <w:sz w:val="14"/>
                <w:szCs w:val="14"/>
              </w:rPr>
              <w:t xml:space="preserve"> F</w:t>
            </w:r>
            <w:r>
              <w:rPr>
                <w:rFonts w:hint="eastAsia"/>
                <w:i/>
                <w:sz w:val="14"/>
                <w:szCs w:val="14"/>
                <w:lang w:eastAsia="ja-JP"/>
              </w:rPr>
              <w:t>IT</w:t>
            </w:r>
            <w:r w:rsidRPr="00222C71">
              <w:rPr>
                <w:rFonts w:eastAsia="Times New Roman"/>
                <w:i/>
                <w:sz w:val="14"/>
                <w:szCs w:val="14"/>
              </w:rPr>
              <w:t xml:space="preserve"> I</w:t>
            </w:r>
            <w:r>
              <w:rPr>
                <w:rFonts w:hint="eastAsia"/>
                <w:i/>
                <w:sz w:val="14"/>
                <w:szCs w:val="14"/>
                <w:lang w:eastAsia="ja-JP"/>
              </w:rPr>
              <w:t>NDICES</w:t>
            </w:r>
          </w:p>
        </w:tc>
      </w:tr>
      <w:tr w:rsidR="00830FEF" w:rsidRPr="00222C71" w14:paraId="0FC72B29" w14:textId="77777777" w:rsidTr="002107A9">
        <w:trPr>
          <w:trHeight w:val="296"/>
        </w:trPr>
        <w:tc>
          <w:tcPr>
            <w:tcW w:w="721" w:type="dxa"/>
            <w:vMerge w:val="restart"/>
            <w:tcBorders>
              <w:top w:val="nil"/>
              <w:left w:val="nil"/>
              <w:bottom w:val="single" w:sz="6" w:space="0" w:color="000000"/>
              <w:right w:val="nil"/>
            </w:tcBorders>
            <w:tcMar>
              <w:top w:w="40" w:type="dxa"/>
              <w:left w:w="40" w:type="dxa"/>
              <w:bottom w:w="40" w:type="dxa"/>
              <w:right w:w="40" w:type="dxa"/>
            </w:tcMar>
            <w:vAlign w:val="center"/>
          </w:tcPr>
          <w:p w14:paraId="2D9313DD" w14:textId="77777777" w:rsidR="00830FEF" w:rsidRPr="00222C71" w:rsidRDefault="00830FEF" w:rsidP="002107A9">
            <w:pPr>
              <w:rPr>
                <w:rFonts w:eastAsia="Times New Roman"/>
                <w:sz w:val="14"/>
                <w:szCs w:val="14"/>
              </w:rPr>
            </w:pPr>
            <w:r w:rsidRPr="00222C71">
              <w:rPr>
                <w:rFonts w:eastAsia="Times New Roman"/>
                <w:sz w:val="14"/>
                <w:szCs w:val="14"/>
              </w:rPr>
              <w:t>validity criterion</w:t>
            </w:r>
          </w:p>
        </w:tc>
        <w:tc>
          <w:tcPr>
            <w:tcW w:w="1170" w:type="dxa"/>
            <w:gridSpan w:val="3"/>
            <w:tcBorders>
              <w:top w:val="nil"/>
              <w:left w:val="nil"/>
              <w:bottom w:val="nil"/>
              <w:right w:val="nil"/>
            </w:tcBorders>
            <w:tcMar>
              <w:top w:w="40" w:type="dxa"/>
              <w:left w:w="40" w:type="dxa"/>
              <w:bottom w:w="40" w:type="dxa"/>
              <w:right w:w="40" w:type="dxa"/>
            </w:tcMar>
            <w:vAlign w:val="center"/>
          </w:tcPr>
          <w:p w14:paraId="7E6DDB26" w14:textId="77777777" w:rsidR="00830FEF" w:rsidRPr="00222C71" w:rsidRDefault="00830FEF" w:rsidP="002107A9">
            <w:pPr>
              <w:jc w:val="center"/>
              <w:rPr>
                <w:sz w:val="14"/>
                <w:szCs w:val="14"/>
              </w:rPr>
            </w:pPr>
            <w:r w:rsidRPr="00222C71">
              <w:rPr>
                <w:rFonts w:eastAsia="Times New Roman"/>
                <w:sz w:val="14"/>
                <w:szCs w:val="14"/>
              </w:rPr>
              <w:t>3 cluster</w:t>
            </w:r>
          </w:p>
        </w:tc>
        <w:tc>
          <w:tcPr>
            <w:tcW w:w="1173" w:type="dxa"/>
            <w:gridSpan w:val="3"/>
            <w:tcBorders>
              <w:top w:val="nil"/>
              <w:left w:val="nil"/>
              <w:bottom w:val="nil"/>
              <w:right w:val="nil"/>
            </w:tcBorders>
            <w:tcMar>
              <w:top w:w="40" w:type="dxa"/>
              <w:left w:w="40" w:type="dxa"/>
              <w:bottom w:w="40" w:type="dxa"/>
              <w:right w:w="40" w:type="dxa"/>
            </w:tcMar>
            <w:vAlign w:val="center"/>
          </w:tcPr>
          <w:p w14:paraId="577D4726" w14:textId="77777777" w:rsidR="00830FEF" w:rsidRPr="00222C71" w:rsidRDefault="00830FEF" w:rsidP="002107A9">
            <w:pPr>
              <w:jc w:val="center"/>
              <w:rPr>
                <w:sz w:val="14"/>
                <w:szCs w:val="14"/>
              </w:rPr>
            </w:pPr>
            <w:r w:rsidRPr="00222C71">
              <w:rPr>
                <w:rFonts w:eastAsia="Times New Roman"/>
                <w:sz w:val="14"/>
                <w:szCs w:val="14"/>
              </w:rPr>
              <w:t>5 cluster</w:t>
            </w:r>
          </w:p>
        </w:tc>
        <w:tc>
          <w:tcPr>
            <w:tcW w:w="1173" w:type="dxa"/>
            <w:gridSpan w:val="3"/>
            <w:tcBorders>
              <w:top w:val="nil"/>
              <w:left w:val="nil"/>
              <w:bottom w:val="nil"/>
              <w:right w:val="nil"/>
            </w:tcBorders>
            <w:tcMar>
              <w:top w:w="40" w:type="dxa"/>
              <w:left w:w="40" w:type="dxa"/>
              <w:bottom w:w="40" w:type="dxa"/>
              <w:right w:w="40" w:type="dxa"/>
            </w:tcMar>
            <w:vAlign w:val="center"/>
          </w:tcPr>
          <w:p w14:paraId="7C1F70DE" w14:textId="77777777" w:rsidR="00830FEF" w:rsidRPr="00222C71" w:rsidRDefault="00830FEF" w:rsidP="002107A9">
            <w:pPr>
              <w:jc w:val="center"/>
              <w:rPr>
                <w:sz w:val="14"/>
                <w:szCs w:val="14"/>
              </w:rPr>
            </w:pPr>
            <w:r w:rsidRPr="00222C71">
              <w:rPr>
                <w:rFonts w:eastAsia="Times New Roman"/>
                <w:sz w:val="14"/>
                <w:szCs w:val="14"/>
              </w:rPr>
              <w:t>7 cluster</w:t>
            </w:r>
          </w:p>
        </w:tc>
        <w:tc>
          <w:tcPr>
            <w:tcW w:w="399" w:type="dxa"/>
            <w:gridSpan w:val="2"/>
            <w:vMerge w:val="restart"/>
            <w:tcBorders>
              <w:top w:val="nil"/>
              <w:left w:val="nil"/>
              <w:bottom w:val="single" w:sz="6" w:space="0" w:color="000000"/>
              <w:right w:val="nil"/>
            </w:tcBorders>
            <w:tcMar>
              <w:top w:w="40" w:type="dxa"/>
              <w:left w:w="40" w:type="dxa"/>
              <w:bottom w:w="40" w:type="dxa"/>
              <w:right w:w="40" w:type="dxa"/>
            </w:tcMar>
            <w:vAlign w:val="center"/>
          </w:tcPr>
          <w:p w14:paraId="5D39DC59" w14:textId="77777777" w:rsidR="00830FEF" w:rsidRPr="00222C71" w:rsidRDefault="00830FEF" w:rsidP="002107A9">
            <w:pPr>
              <w:jc w:val="center"/>
              <w:rPr>
                <w:rFonts w:eastAsia="Times New Roman"/>
                <w:sz w:val="14"/>
                <w:szCs w:val="14"/>
              </w:rPr>
            </w:pPr>
            <w:r w:rsidRPr="00222C71">
              <w:rPr>
                <w:rFonts w:eastAsia="Times New Roman"/>
                <w:sz w:val="14"/>
                <w:szCs w:val="14"/>
              </w:rPr>
              <w:t>Interpretation</w:t>
            </w:r>
          </w:p>
        </w:tc>
      </w:tr>
      <w:tr w:rsidR="00830FEF" w:rsidRPr="00222C71" w14:paraId="0E6E271A" w14:textId="77777777" w:rsidTr="002107A9">
        <w:trPr>
          <w:gridAfter w:val="1"/>
          <w:wAfter w:w="14" w:type="dxa"/>
          <w:trHeight w:val="296"/>
        </w:trPr>
        <w:tc>
          <w:tcPr>
            <w:tcW w:w="721" w:type="dxa"/>
            <w:vMerge/>
            <w:tcBorders>
              <w:top w:val="nil"/>
              <w:left w:val="nil"/>
              <w:bottom w:val="single" w:sz="6" w:space="0" w:color="000000"/>
              <w:right w:val="nil"/>
            </w:tcBorders>
            <w:tcMar>
              <w:top w:w="100" w:type="dxa"/>
              <w:left w:w="100" w:type="dxa"/>
              <w:bottom w:w="100" w:type="dxa"/>
              <w:right w:w="100" w:type="dxa"/>
            </w:tcMar>
          </w:tcPr>
          <w:p w14:paraId="66CF7BCA" w14:textId="77777777" w:rsidR="00830FEF" w:rsidRPr="00222C71" w:rsidRDefault="00830FEF" w:rsidP="002107A9">
            <w:pPr>
              <w:rPr>
                <w:sz w:val="14"/>
                <w:szCs w:val="14"/>
              </w:rPr>
            </w:pPr>
          </w:p>
        </w:tc>
        <w:tc>
          <w:tcPr>
            <w:tcW w:w="388" w:type="dxa"/>
            <w:tcBorders>
              <w:top w:val="nil"/>
              <w:left w:val="nil"/>
              <w:bottom w:val="single" w:sz="6" w:space="0" w:color="000000"/>
              <w:right w:val="nil"/>
            </w:tcBorders>
            <w:tcMar>
              <w:top w:w="40" w:type="dxa"/>
              <w:left w:w="40" w:type="dxa"/>
              <w:bottom w:w="40" w:type="dxa"/>
              <w:right w:w="40" w:type="dxa"/>
            </w:tcMar>
            <w:vAlign w:val="center"/>
          </w:tcPr>
          <w:p w14:paraId="40CCE18E" w14:textId="77777777" w:rsidR="00830FEF" w:rsidRPr="00222C71" w:rsidRDefault="00830FEF" w:rsidP="002107A9">
            <w:pPr>
              <w:jc w:val="center"/>
              <w:rPr>
                <w:sz w:val="14"/>
                <w:szCs w:val="14"/>
              </w:rPr>
            </w:pPr>
            <w:r w:rsidRPr="00222C71">
              <w:rPr>
                <w:rFonts w:eastAsia="Times New Roman"/>
                <w:sz w:val="14"/>
                <w:szCs w:val="14"/>
              </w:rPr>
              <w:t>ward_kmeans</w:t>
            </w:r>
          </w:p>
        </w:tc>
        <w:tc>
          <w:tcPr>
            <w:tcW w:w="389" w:type="dxa"/>
            <w:tcBorders>
              <w:top w:val="nil"/>
              <w:left w:val="nil"/>
              <w:bottom w:val="single" w:sz="6" w:space="0" w:color="000000"/>
              <w:right w:val="nil"/>
            </w:tcBorders>
            <w:tcMar>
              <w:top w:w="40" w:type="dxa"/>
              <w:left w:w="40" w:type="dxa"/>
              <w:bottom w:w="40" w:type="dxa"/>
              <w:right w:w="40" w:type="dxa"/>
            </w:tcMar>
            <w:vAlign w:val="center"/>
          </w:tcPr>
          <w:p w14:paraId="0EF5D104" w14:textId="77777777" w:rsidR="00830FEF" w:rsidRPr="00222C71" w:rsidRDefault="00830FEF" w:rsidP="002107A9">
            <w:pPr>
              <w:jc w:val="center"/>
              <w:rPr>
                <w:sz w:val="14"/>
                <w:szCs w:val="14"/>
              </w:rPr>
            </w:pPr>
            <w:r w:rsidRPr="00222C71">
              <w:rPr>
                <w:rFonts w:eastAsia="Times New Roman"/>
                <w:sz w:val="14"/>
                <w:szCs w:val="14"/>
              </w:rPr>
              <w:t>gmm</w:t>
            </w:r>
          </w:p>
        </w:tc>
        <w:tc>
          <w:tcPr>
            <w:tcW w:w="392" w:type="dxa"/>
            <w:tcBorders>
              <w:top w:val="nil"/>
              <w:left w:val="nil"/>
              <w:bottom w:val="single" w:sz="6" w:space="0" w:color="000000"/>
              <w:right w:val="nil"/>
            </w:tcBorders>
            <w:tcMar>
              <w:top w:w="40" w:type="dxa"/>
              <w:left w:w="40" w:type="dxa"/>
              <w:bottom w:w="40" w:type="dxa"/>
              <w:right w:w="40" w:type="dxa"/>
            </w:tcMar>
            <w:vAlign w:val="center"/>
          </w:tcPr>
          <w:p w14:paraId="0760446C" w14:textId="77777777" w:rsidR="00830FEF" w:rsidRPr="00222C71" w:rsidRDefault="00830FEF" w:rsidP="002107A9">
            <w:pPr>
              <w:jc w:val="center"/>
              <w:rPr>
                <w:sz w:val="14"/>
                <w:szCs w:val="14"/>
              </w:rPr>
            </w:pPr>
            <w:r w:rsidRPr="00222C71">
              <w:rPr>
                <w:rFonts w:eastAsia="Times New Roman"/>
                <w:sz w:val="14"/>
                <w:szCs w:val="14"/>
              </w:rPr>
              <w:t>spectral</w:t>
            </w:r>
          </w:p>
        </w:tc>
        <w:tc>
          <w:tcPr>
            <w:tcW w:w="390" w:type="dxa"/>
            <w:tcBorders>
              <w:top w:val="nil"/>
              <w:left w:val="nil"/>
              <w:bottom w:val="single" w:sz="6" w:space="0" w:color="000000"/>
              <w:right w:val="nil"/>
            </w:tcBorders>
            <w:tcMar>
              <w:top w:w="40" w:type="dxa"/>
              <w:left w:w="40" w:type="dxa"/>
              <w:bottom w:w="40" w:type="dxa"/>
              <w:right w:w="40" w:type="dxa"/>
            </w:tcMar>
            <w:vAlign w:val="center"/>
          </w:tcPr>
          <w:p w14:paraId="132D9F08" w14:textId="77777777" w:rsidR="00830FEF" w:rsidRPr="00222C71" w:rsidRDefault="00830FEF" w:rsidP="002107A9">
            <w:pPr>
              <w:jc w:val="center"/>
              <w:rPr>
                <w:sz w:val="14"/>
                <w:szCs w:val="14"/>
              </w:rPr>
            </w:pPr>
            <w:r w:rsidRPr="00222C71">
              <w:rPr>
                <w:rFonts w:eastAsia="Times New Roman"/>
                <w:sz w:val="14"/>
                <w:szCs w:val="14"/>
              </w:rPr>
              <w:t>ward_kmeans</w:t>
            </w:r>
          </w:p>
        </w:tc>
        <w:tc>
          <w:tcPr>
            <w:tcW w:w="390" w:type="dxa"/>
            <w:tcBorders>
              <w:top w:val="nil"/>
              <w:left w:val="nil"/>
              <w:bottom w:val="single" w:sz="6" w:space="0" w:color="000000"/>
              <w:right w:val="nil"/>
            </w:tcBorders>
            <w:tcMar>
              <w:top w:w="40" w:type="dxa"/>
              <w:left w:w="40" w:type="dxa"/>
              <w:bottom w:w="40" w:type="dxa"/>
              <w:right w:w="40" w:type="dxa"/>
            </w:tcMar>
            <w:vAlign w:val="center"/>
          </w:tcPr>
          <w:p w14:paraId="583AA76F" w14:textId="77777777" w:rsidR="00830FEF" w:rsidRPr="00222C71" w:rsidRDefault="00830FEF" w:rsidP="002107A9">
            <w:pPr>
              <w:jc w:val="center"/>
              <w:rPr>
                <w:sz w:val="14"/>
                <w:szCs w:val="14"/>
              </w:rPr>
            </w:pPr>
            <w:r w:rsidRPr="00222C71">
              <w:rPr>
                <w:rFonts w:eastAsia="Times New Roman"/>
                <w:sz w:val="14"/>
                <w:szCs w:val="14"/>
              </w:rPr>
              <w:t>gmm</w:t>
            </w:r>
          </w:p>
        </w:tc>
        <w:tc>
          <w:tcPr>
            <w:tcW w:w="392" w:type="dxa"/>
            <w:tcBorders>
              <w:top w:val="nil"/>
              <w:left w:val="nil"/>
              <w:bottom w:val="single" w:sz="6" w:space="0" w:color="000000"/>
              <w:right w:val="nil"/>
            </w:tcBorders>
            <w:tcMar>
              <w:top w:w="40" w:type="dxa"/>
              <w:left w:w="40" w:type="dxa"/>
              <w:bottom w:w="40" w:type="dxa"/>
              <w:right w:w="40" w:type="dxa"/>
            </w:tcMar>
            <w:vAlign w:val="center"/>
          </w:tcPr>
          <w:p w14:paraId="5D3629A2" w14:textId="77777777" w:rsidR="00830FEF" w:rsidRPr="00222C71" w:rsidRDefault="00830FEF" w:rsidP="002107A9">
            <w:pPr>
              <w:jc w:val="center"/>
              <w:rPr>
                <w:sz w:val="14"/>
                <w:szCs w:val="14"/>
              </w:rPr>
            </w:pPr>
            <w:r w:rsidRPr="00222C71">
              <w:rPr>
                <w:rFonts w:eastAsia="Times New Roman"/>
                <w:sz w:val="14"/>
                <w:szCs w:val="14"/>
              </w:rPr>
              <w:t>spectral</w:t>
            </w:r>
          </w:p>
        </w:tc>
        <w:tc>
          <w:tcPr>
            <w:tcW w:w="390" w:type="dxa"/>
            <w:tcBorders>
              <w:top w:val="nil"/>
              <w:left w:val="nil"/>
              <w:bottom w:val="single" w:sz="6" w:space="0" w:color="000000"/>
              <w:right w:val="nil"/>
            </w:tcBorders>
            <w:tcMar>
              <w:top w:w="40" w:type="dxa"/>
              <w:left w:w="40" w:type="dxa"/>
              <w:bottom w:w="40" w:type="dxa"/>
              <w:right w:w="40" w:type="dxa"/>
            </w:tcMar>
            <w:vAlign w:val="center"/>
          </w:tcPr>
          <w:p w14:paraId="01E823AA" w14:textId="77777777" w:rsidR="00830FEF" w:rsidRPr="00222C71" w:rsidRDefault="00830FEF" w:rsidP="002107A9">
            <w:pPr>
              <w:jc w:val="center"/>
              <w:rPr>
                <w:sz w:val="14"/>
                <w:szCs w:val="14"/>
              </w:rPr>
            </w:pPr>
            <w:r w:rsidRPr="00222C71">
              <w:rPr>
                <w:rFonts w:eastAsia="Times New Roman"/>
                <w:sz w:val="14"/>
                <w:szCs w:val="14"/>
              </w:rPr>
              <w:t>ward_kmeans</w:t>
            </w:r>
          </w:p>
        </w:tc>
        <w:tc>
          <w:tcPr>
            <w:tcW w:w="390" w:type="dxa"/>
            <w:tcBorders>
              <w:top w:val="nil"/>
              <w:left w:val="nil"/>
              <w:bottom w:val="single" w:sz="6" w:space="0" w:color="000000"/>
              <w:right w:val="nil"/>
            </w:tcBorders>
            <w:tcMar>
              <w:top w:w="40" w:type="dxa"/>
              <w:left w:w="40" w:type="dxa"/>
              <w:bottom w:w="40" w:type="dxa"/>
              <w:right w:w="40" w:type="dxa"/>
            </w:tcMar>
            <w:vAlign w:val="center"/>
          </w:tcPr>
          <w:p w14:paraId="41ACF53E" w14:textId="77777777" w:rsidR="00830FEF" w:rsidRPr="00222C71" w:rsidRDefault="00830FEF" w:rsidP="002107A9">
            <w:pPr>
              <w:jc w:val="center"/>
              <w:rPr>
                <w:sz w:val="14"/>
                <w:szCs w:val="14"/>
              </w:rPr>
            </w:pPr>
            <w:r w:rsidRPr="00222C71">
              <w:rPr>
                <w:rFonts w:eastAsia="Times New Roman"/>
                <w:sz w:val="14"/>
                <w:szCs w:val="14"/>
              </w:rPr>
              <w:t>gmm</w:t>
            </w:r>
          </w:p>
        </w:tc>
        <w:tc>
          <w:tcPr>
            <w:tcW w:w="392" w:type="dxa"/>
            <w:tcBorders>
              <w:top w:val="nil"/>
              <w:left w:val="nil"/>
              <w:bottom w:val="single" w:sz="6" w:space="0" w:color="000000"/>
              <w:right w:val="nil"/>
            </w:tcBorders>
            <w:tcMar>
              <w:top w:w="40" w:type="dxa"/>
              <w:left w:w="40" w:type="dxa"/>
              <w:bottom w:w="40" w:type="dxa"/>
              <w:right w:w="40" w:type="dxa"/>
            </w:tcMar>
            <w:vAlign w:val="center"/>
          </w:tcPr>
          <w:p w14:paraId="2349261E" w14:textId="77777777" w:rsidR="00830FEF" w:rsidRPr="00222C71" w:rsidRDefault="00830FEF" w:rsidP="002107A9">
            <w:pPr>
              <w:jc w:val="center"/>
              <w:rPr>
                <w:sz w:val="14"/>
                <w:szCs w:val="14"/>
              </w:rPr>
            </w:pPr>
            <w:r w:rsidRPr="00222C71">
              <w:rPr>
                <w:rFonts w:eastAsia="Times New Roman"/>
                <w:sz w:val="14"/>
                <w:szCs w:val="14"/>
              </w:rPr>
              <w:t>spectral</w:t>
            </w:r>
          </w:p>
        </w:tc>
        <w:tc>
          <w:tcPr>
            <w:tcW w:w="392" w:type="dxa"/>
            <w:vMerge/>
            <w:tcBorders>
              <w:top w:val="nil"/>
              <w:left w:val="nil"/>
              <w:bottom w:val="single" w:sz="6" w:space="0" w:color="000000"/>
              <w:right w:val="nil"/>
            </w:tcBorders>
            <w:tcMar>
              <w:top w:w="100" w:type="dxa"/>
              <w:left w:w="100" w:type="dxa"/>
              <w:bottom w:w="100" w:type="dxa"/>
              <w:right w:w="100" w:type="dxa"/>
            </w:tcMar>
          </w:tcPr>
          <w:p w14:paraId="4848082B" w14:textId="77777777" w:rsidR="00830FEF" w:rsidRPr="00222C71" w:rsidRDefault="00830FEF" w:rsidP="002107A9">
            <w:pPr>
              <w:rPr>
                <w:sz w:val="14"/>
                <w:szCs w:val="14"/>
              </w:rPr>
            </w:pPr>
          </w:p>
        </w:tc>
      </w:tr>
      <w:tr w:rsidR="00830FEF" w:rsidRPr="00222C71" w14:paraId="0CFBF688" w14:textId="77777777" w:rsidTr="002107A9">
        <w:trPr>
          <w:gridAfter w:val="1"/>
          <w:wAfter w:w="14" w:type="dxa"/>
          <w:trHeight w:val="296"/>
        </w:trPr>
        <w:tc>
          <w:tcPr>
            <w:tcW w:w="721" w:type="dxa"/>
            <w:tcBorders>
              <w:top w:val="nil"/>
              <w:left w:val="nil"/>
              <w:bottom w:val="nil"/>
              <w:right w:val="nil"/>
            </w:tcBorders>
            <w:tcMar>
              <w:top w:w="40" w:type="dxa"/>
              <w:left w:w="40" w:type="dxa"/>
              <w:bottom w:w="40" w:type="dxa"/>
              <w:right w:w="40" w:type="dxa"/>
            </w:tcMar>
            <w:vAlign w:val="center"/>
          </w:tcPr>
          <w:p w14:paraId="32DEBCE1" w14:textId="77777777" w:rsidR="00830FEF" w:rsidRPr="00222C71" w:rsidRDefault="00830FEF" w:rsidP="002107A9">
            <w:pPr>
              <w:rPr>
                <w:sz w:val="14"/>
                <w:szCs w:val="14"/>
              </w:rPr>
            </w:pPr>
            <w:r w:rsidRPr="00222C71">
              <w:rPr>
                <w:rFonts w:eastAsia="Times New Roman"/>
                <w:sz w:val="14"/>
                <w:szCs w:val="14"/>
              </w:rPr>
              <w:t>C-index</w:t>
            </w:r>
          </w:p>
        </w:tc>
        <w:tc>
          <w:tcPr>
            <w:tcW w:w="388" w:type="dxa"/>
            <w:tcBorders>
              <w:top w:val="nil"/>
              <w:left w:val="nil"/>
              <w:bottom w:val="nil"/>
              <w:right w:val="nil"/>
            </w:tcBorders>
            <w:tcMar>
              <w:top w:w="40" w:type="dxa"/>
              <w:left w:w="40" w:type="dxa"/>
              <w:bottom w:w="40" w:type="dxa"/>
              <w:right w:w="40" w:type="dxa"/>
            </w:tcMar>
            <w:vAlign w:val="center"/>
          </w:tcPr>
          <w:p w14:paraId="2600D291" w14:textId="77777777" w:rsidR="00830FEF" w:rsidRPr="00222C71" w:rsidRDefault="00830FEF" w:rsidP="002107A9">
            <w:pPr>
              <w:jc w:val="center"/>
              <w:rPr>
                <w:sz w:val="14"/>
                <w:szCs w:val="14"/>
              </w:rPr>
            </w:pPr>
            <w:r w:rsidRPr="00222C71">
              <w:rPr>
                <w:rFonts w:eastAsia="Times New Roman"/>
                <w:sz w:val="14"/>
                <w:szCs w:val="14"/>
              </w:rPr>
              <w:t>.28</w:t>
            </w:r>
          </w:p>
        </w:tc>
        <w:tc>
          <w:tcPr>
            <w:tcW w:w="389" w:type="dxa"/>
            <w:tcBorders>
              <w:top w:val="nil"/>
              <w:left w:val="nil"/>
              <w:bottom w:val="nil"/>
              <w:right w:val="nil"/>
            </w:tcBorders>
            <w:tcMar>
              <w:top w:w="40" w:type="dxa"/>
              <w:left w:w="40" w:type="dxa"/>
              <w:bottom w:w="40" w:type="dxa"/>
              <w:right w:w="40" w:type="dxa"/>
            </w:tcMar>
            <w:vAlign w:val="center"/>
          </w:tcPr>
          <w:p w14:paraId="089ABB74" w14:textId="77777777" w:rsidR="00830FEF" w:rsidRPr="00222C71" w:rsidRDefault="00830FEF" w:rsidP="002107A9">
            <w:pPr>
              <w:jc w:val="center"/>
              <w:rPr>
                <w:sz w:val="14"/>
                <w:szCs w:val="14"/>
              </w:rPr>
            </w:pPr>
            <w:r w:rsidRPr="00222C71">
              <w:rPr>
                <w:rFonts w:eastAsia="Times New Roman"/>
                <w:sz w:val="14"/>
                <w:szCs w:val="14"/>
              </w:rPr>
              <w:t>.29</w:t>
            </w:r>
          </w:p>
        </w:tc>
        <w:tc>
          <w:tcPr>
            <w:tcW w:w="392" w:type="dxa"/>
            <w:tcBorders>
              <w:top w:val="nil"/>
              <w:left w:val="nil"/>
              <w:bottom w:val="nil"/>
              <w:right w:val="nil"/>
            </w:tcBorders>
            <w:tcMar>
              <w:top w:w="40" w:type="dxa"/>
              <w:left w:w="40" w:type="dxa"/>
              <w:bottom w:w="40" w:type="dxa"/>
              <w:right w:w="40" w:type="dxa"/>
            </w:tcMar>
            <w:vAlign w:val="center"/>
          </w:tcPr>
          <w:p w14:paraId="3315FC27" w14:textId="77777777" w:rsidR="00830FEF" w:rsidRPr="00222C71" w:rsidRDefault="00830FEF" w:rsidP="002107A9">
            <w:pPr>
              <w:jc w:val="center"/>
              <w:rPr>
                <w:sz w:val="14"/>
                <w:szCs w:val="14"/>
              </w:rPr>
            </w:pPr>
            <w:r w:rsidRPr="00222C71">
              <w:rPr>
                <w:rFonts w:eastAsia="Times New Roman"/>
                <w:sz w:val="14"/>
                <w:szCs w:val="14"/>
              </w:rPr>
              <w:t>.29</w:t>
            </w:r>
          </w:p>
        </w:tc>
        <w:tc>
          <w:tcPr>
            <w:tcW w:w="390" w:type="dxa"/>
            <w:tcBorders>
              <w:top w:val="nil"/>
              <w:left w:val="nil"/>
              <w:bottom w:val="nil"/>
              <w:right w:val="nil"/>
            </w:tcBorders>
            <w:tcMar>
              <w:top w:w="40" w:type="dxa"/>
              <w:left w:w="40" w:type="dxa"/>
              <w:bottom w:w="40" w:type="dxa"/>
              <w:right w:w="40" w:type="dxa"/>
            </w:tcMar>
            <w:vAlign w:val="center"/>
          </w:tcPr>
          <w:p w14:paraId="6D7721AF" w14:textId="77777777" w:rsidR="00830FEF" w:rsidRPr="00222C71" w:rsidRDefault="00830FEF" w:rsidP="002107A9">
            <w:pPr>
              <w:jc w:val="center"/>
              <w:rPr>
                <w:sz w:val="14"/>
                <w:szCs w:val="14"/>
              </w:rPr>
            </w:pPr>
            <w:r w:rsidRPr="00222C71">
              <w:rPr>
                <w:rFonts w:eastAsia="Times New Roman"/>
                <w:sz w:val="14"/>
                <w:szCs w:val="14"/>
              </w:rPr>
              <w:t>.24</w:t>
            </w:r>
          </w:p>
        </w:tc>
        <w:tc>
          <w:tcPr>
            <w:tcW w:w="390" w:type="dxa"/>
            <w:tcBorders>
              <w:top w:val="nil"/>
              <w:left w:val="nil"/>
              <w:bottom w:val="nil"/>
              <w:right w:val="nil"/>
            </w:tcBorders>
            <w:tcMar>
              <w:top w:w="40" w:type="dxa"/>
              <w:left w:w="40" w:type="dxa"/>
              <w:bottom w:w="40" w:type="dxa"/>
              <w:right w:w="40" w:type="dxa"/>
            </w:tcMar>
            <w:vAlign w:val="center"/>
          </w:tcPr>
          <w:p w14:paraId="0E541549" w14:textId="77777777" w:rsidR="00830FEF" w:rsidRPr="00222C71" w:rsidRDefault="00830FEF" w:rsidP="002107A9">
            <w:pPr>
              <w:jc w:val="center"/>
              <w:rPr>
                <w:sz w:val="14"/>
                <w:szCs w:val="14"/>
              </w:rPr>
            </w:pPr>
            <w:r w:rsidRPr="00222C71">
              <w:rPr>
                <w:rFonts w:eastAsia="Times New Roman"/>
                <w:sz w:val="14"/>
                <w:szCs w:val="14"/>
              </w:rPr>
              <w:t>.27</w:t>
            </w:r>
          </w:p>
        </w:tc>
        <w:tc>
          <w:tcPr>
            <w:tcW w:w="392" w:type="dxa"/>
            <w:tcBorders>
              <w:top w:val="nil"/>
              <w:left w:val="nil"/>
              <w:bottom w:val="nil"/>
              <w:right w:val="nil"/>
            </w:tcBorders>
            <w:tcMar>
              <w:top w:w="40" w:type="dxa"/>
              <w:left w:w="40" w:type="dxa"/>
              <w:bottom w:w="40" w:type="dxa"/>
              <w:right w:w="40" w:type="dxa"/>
            </w:tcMar>
            <w:vAlign w:val="center"/>
          </w:tcPr>
          <w:p w14:paraId="4AC15BC6" w14:textId="77777777" w:rsidR="00830FEF" w:rsidRPr="00222C71" w:rsidRDefault="00830FEF" w:rsidP="002107A9">
            <w:pPr>
              <w:jc w:val="center"/>
              <w:rPr>
                <w:sz w:val="14"/>
                <w:szCs w:val="14"/>
              </w:rPr>
            </w:pPr>
            <w:r w:rsidRPr="00222C71">
              <w:rPr>
                <w:rFonts w:eastAsia="Times New Roman"/>
                <w:sz w:val="14"/>
                <w:szCs w:val="14"/>
              </w:rPr>
              <w:t>.25</w:t>
            </w:r>
          </w:p>
        </w:tc>
        <w:tc>
          <w:tcPr>
            <w:tcW w:w="390" w:type="dxa"/>
            <w:tcBorders>
              <w:top w:val="nil"/>
              <w:left w:val="nil"/>
              <w:bottom w:val="nil"/>
              <w:right w:val="nil"/>
            </w:tcBorders>
            <w:tcMar>
              <w:top w:w="40" w:type="dxa"/>
              <w:left w:w="40" w:type="dxa"/>
              <w:bottom w:w="40" w:type="dxa"/>
              <w:right w:w="40" w:type="dxa"/>
            </w:tcMar>
            <w:vAlign w:val="center"/>
          </w:tcPr>
          <w:p w14:paraId="76EA94FE" w14:textId="77777777" w:rsidR="00830FEF" w:rsidRPr="00222C71" w:rsidRDefault="00830FEF" w:rsidP="002107A9">
            <w:pPr>
              <w:jc w:val="center"/>
              <w:rPr>
                <w:sz w:val="14"/>
                <w:szCs w:val="14"/>
              </w:rPr>
            </w:pPr>
            <w:r w:rsidRPr="00222C71">
              <w:rPr>
                <w:rFonts w:eastAsia="Times New Roman"/>
                <w:sz w:val="14"/>
                <w:szCs w:val="14"/>
              </w:rPr>
              <w:t>.21</w:t>
            </w:r>
          </w:p>
        </w:tc>
        <w:tc>
          <w:tcPr>
            <w:tcW w:w="390" w:type="dxa"/>
            <w:tcBorders>
              <w:top w:val="nil"/>
              <w:left w:val="nil"/>
              <w:bottom w:val="nil"/>
              <w:right w:val="nil"/>
            </w:tcBorders>
            <w:tcMar>
              <w:top w:w="40" w:type="dxa"/>
              <w:left w:w="40" w:type="dxa"/>
              <w:bottom w:w="40" w:type="dxa"/>
              <w:right w:w="40" w:type="dxa"/>
            </w:tcMar>
            <w:vAlign w:val="center"/>
          </w:tcPr>
          <w:p w14:paraId="2062BADA" w14:textId="77777777" w:rsidR="00830FEF" w:rsidRPr="00222C71" w:rsidRDefault="00830FEF" w:rsidP="002107A9">
            <w:pPr>
              <w:jc w:val="center"/>
              <w:rPr>
                <w:sz w:val="14"/>
                <w:szCs w:val="14"/>
              </w:rPr>
            </w:pPr>
            <w:r w:rsidRPr="00222C71">
              <w:rPr>
                <w:rFonts w:eastAsia="Times New Roman"/>
                <w:sz w:val="14"/>
                <w:szCs w:val="14"/>
              </w:rPr>
              <w:t>.25</w:t>
            </w:r>
          </w:p>
        </w:tc>
        <w:tc>
          <w:tcPr>
            <w:tcW w:w="392" w:type="dxa"/>
            <w:tcBorders>
              <w:top w:val="nil"/>
              <w:left w:val="nil"/>
              <w:bottom w:val="nil"/>
              <w:right w:val="nil"/>
            </w:tcBorders>
            <w:tcMar>
              <w:top w:w="40" w:type="dxa"/>
              <w:left w:w="40" w:type="dxa"/>
              <w:bottom w:w="40" w:type="dxa"/>
              <w:right w:w="40" w:type="dxa"/>
            </w:tcMar>
            <w:vAlign w:val="center"/>
          </w:tcPr>
          <w:p w14:paraId="06A70A4D" w14:textId="77777777" w:rsidR="00830FEF" w:rsidRPr="00222C71" w:rsidRDefault="00830FEF" w:rsidP="002107A9">
            <w:pPr>
              <w:jc w:val="center"/>
              <w:rPr>
                <w:sz w:val="14"/>
                <w:szCs w:val="14"/>
              </w:rPr>
            </w:pPr>
            <w:r w:rsidRPr="00222C71">
              <w:rPr>
                <w:rFonts w:eastAsia="Times New Roman"/>
                <w:sz w:val="14"/>
                <w:szCs w:val="14"/>
              </w:rPr>
              <w:t>.23</w:t>
            </w:r>
          </w:p>
        </w:tc>
        <w:tc>
          <w:tcPr>
            <w:tcW w:w="392" w:type="dxa"/>
            <w:tcBorders>
              <w:top w:val="nil"/>
              <w:left w:val="nil"/>
              <w:bottom w:val="nil"/>
              <w:right w:val="nil"/>
            </w:tcBorders>
            <w:tcMar>
              <w:top w:w="40" w:type="dxa"/>
              <w:left w:w="40" w:type="dxa"/>
              <w:bottom w:w="40" w:type="dxa"/>
              <w:right w:w="40" w:type="dxa"/>
            </w:tcMar>
            <w:vAlign w:val="center"/>
          </w:tcPr>
          <w:p w14:paraId="5142DBED" w14:textId="77777777" w:rsidR="00830FEF" w:rsidRPr="00222C71" w:rsidRDefault="00830FEF" w:rsidP="002107A9">
            <w:pPr>
              <w:jc w:val="center"/>
              <w:rPr>
                <w:sz w:val="14"/>
                <w:szCs w:val="14"/>
              </w:rPr>
            </w:pPr>
            <w:r w:rsidRPr="00222C71">
              <w:rPr>
                <w:rFonts w:eastAsia="Times New Roman"/>
                <w:sz w:val="14"/>
                <w:szCs w:val="14"/>
              </w:rPr>
              <w:t>min</w:t>
            </w:r>
          </w:p>
        </w:tc>
      </w:tr>
      <w:tr w:rsidR="00830FEF" w:rsidRPr="00222C71" w14:paraId="13245D5B" w14:textId="77777777" w:rsidTr="002107A9">
        <w:trPr>
          <w:gridAfter w:val="1"/>
          <w:wAfter w:w="14" w:type="dxa"/>
          <w:trHeight w:val="296"/>
        </w:trPr>
        <w:tc>
          <w:tcPr>
            <w:tcW w:w="721" w:type="dxa"/>
            <w:tcBorders>
              <w:top w:val="nil"/>
              <w:left w:val="nil"/>
              <w:bottom w:val="nil"/>
              <w:right w:val="nil"/>
            </w:tcBorders>
            <w:tcMar>
              <w:top w:w="40" w:type="dxa"/>
              <w:left w:w="40" w:type="dxa"/>
              <w:bottom w:w="40" w:type="dxa"/>
              <w:right w:w="40" w:type="dxa"/>
            </w:tcMar>
            <w:vAlign w:val="center"/>
          </w:tcPr>
          <w:p w14:paraId="392D744E" w14:textId="77777777" w:rsidR="00830FEF" w:rsidRPr="00EE40FD" w:rsidRDefault="00830FEF" w:rsidP="002107A9">
            <w:pPr>
              <w:rPr>
                <w:sz w:val="14"/>
                <w:szCs w:val="14"/>
                <w:lang w:eastAsia="ja-JP"/>
              </w:rPr>
            </w:pPr>
            <w:r w:rsidRPr="00222C71">
              <w:rPr>
                <w:rFonts w:eastAsia="Times New Roman"/>
                <w:sz w:val="14"/>
                <w:szCs w:val="14"/>
              </w:rPr>
              <w:t>Generalized Dunn Index</w:t>
            </w:r>
          </w:p>
        </w:tc>
        <w:tc>
          <w:tcPr>
            <w:tcW w:w="388" w:type="dxa"/>
            <w:tcBorders>
              <w:top w:val="nil"/>
              <w:left w:val="nil"/>
              <w:bottom w:val="nil"/>
              <w:right w:val="nil"/>
            </w:tcBorders>
            <w:tcMar>
              <w:top w:w="40" w:type="dxa"/>
              <w:left w:w="40" w:type="dxa"/>
              <w:bottom w:w="40" w:type="dxa"/>
              <w:right w:w="40" w:type="dxa"/>
            </w:tcMar>
            <w:vAlign w:val="center"/>
          </w:tcPr>
          <w:p w14:paraId="1FD3B752" w14:textId="77777777" w:rsidR="00830FEF" w:rsidRPr="00222C71" w:rsidRDefault="00830FEF" w:rsidP="002107A9">
            <w:pPr>
              <w:jc w:val="center"/>
              <w:rPr>
                <w:sz w:val="14"/>
                <w:szCs w:val="14"/>
              </w:rPr>
            </w:pPr>
            <w:r w:rsidRPr="00222C71">
              <w:rPr>
                <w:rFonts w:eastAsia="Times New Roman"/>
                <w:sz w:val="14"/>
                <w:szCs w:val="14"/>
              </w:rPr>
              <w:t>.015</w:t>
            </w:r>
          </w:p>
        </w:tc>
        <w:tc>
          <w:tcPr>
            <w:tcW w:w="389" w:type="dxa"/>
            <w:tcBorders>
              <w:top w:val="nil"/>
              <w:left w:val="nil"/>
              <w:bottom w:val="nil"/>
              <w:right w:val="nil"/>
            </w:tcBorders>
            <w:tcMar>
              <w:top w:w="40" w:type="dxa"/>
              <w:left w:w="40" w:type="dxa"/>
              <w:bottom w:w="40" w:type="dxa"/>
              <w:right w:w="40" w:type="dxa"/>
            </w:tcMar>
            <w:vAlign w:val="center"/>
          </w:tcPr>
          <w:p w14:paraId="182C763F" w14:textId="77777777" w:rsidR="00830FEF" w:rsidRPr="00222C71" w:rsidRDefault="00830FEF" w:rsidP="002107A9">
            <w:pPr>
              <w:jc w:val="center"/>
              <w:rPr>
                <w:sz w:val="14"/>
                <w:szCs w:val="14"/>
              </w:rPr>
            </w:pPr>
            <w:r w:rsidRPr="00222C71">
              <w:rPr>
                <w:rFonts w:eastAsia="Times New Roman"/>
                <w:sz w:val="14"/>
                <w:szCs w:val="14"/>
              </w:rPr>
              <w:t>.019</w:t>
            </w:r>
          </w:p>
        </w:tc>
        <w:tc>
          <w:tcPr>
            <w:tcW w:w="392" w:type="dxa"/>
            <w:tcBorders>
              <w:top w:val="nil"/>
              <w:left w:val="nil"/>
              <w:bottom w:val="nil"/>
              <w:right w:val="nil"/>
            </w:tcBorders>
            <w:tcMar>
              <w:top w:w="40" w:type="dxa"/>
              <w:left w:w="40" w:type="dxa"/>
              <w:bottom w:w="40" w:type="dxa"/>
              <w:right w:w="40" w:type="dxa"/>
            </w:tcMar>
            <w:vAlign w:val="center"/>
          </w:tcPr>
          <w:p w14:paraId="7CC0FDDD" w14:textId="77777777" w:rsidR="00830FEF" w:rsidRPr="00222C71" w:rsidRDefault="00830FEF" w:rsidP="002107A9">
            <w:pPr>
              <w:jc w:val="center"/>
              <w:rPr>
                <w:sz w:val="14"/>
                <w:szCs w:val="14"/>
              </w:rPr>
            </w:pPr>
            <w:r w:rsidRPr="00222C71">
              <w:rPr>
                <w:rFonts w:eastAsia="Times New Roman"/>
                <w:sz w:val="14"/>
                <w:szCs w:val="14"/>
              </w:rPr>
              <w:t>.015</w:t>
            </w:r>
          </w:p>
        </w:tc>
        <w:tc>
          <w:tcPr>
            <w:tcW w:w="390" w:type="dxa"/>
            <w:tcBorders>
              <w:top w:val="nil"/>
              <w:left w:val="nil"/>
              <w:bottom w:val="nil"/>
              <w:right w:val="nil"/>
            </w:tcBorders>
            <w:tcMar>
              <w:top w:w="40" w:type="dxa"/>
              <w:left w:w="40" w:type="dxa"/>
              <w:bottom w:w="40" w:type="dxa"/>
              <w:right w:w="40" w:type="dxa"/>
            </w:tcMar>
            <w:vAlign w:val="center"/>
          </w:tcPr>
          <w:p w14:paraId="12D80338" w14:textId="77777777" w:rsidR="00830FEF" w:rsidRPr="00222C71" w:rsidRDefault="00830FEF" w:rsidP="002107A9">
            <w:pPr>
              <w:jc w:val="center"/>
              <w:rPr>
                <w:sz w:val="14"/>
                <w:szCs w:val="14"/>
              </w:rPr>
            </w:pPr>
            <w:r w:rsidRPr="00222C71">
              <w:rPr>
                <w:rFonts w:eastAsia="Times New Roman"/>
                <w:sz w:val="14"/>
                <w:szCs w:val="14"/>
              </w:rPr>
              <w:t>.021</w:t>
            </w:r>
          </w:p>
        </w:tc>
        <w:tc>
          <w:tcPr>
            <w:tcW w:w="390" w:type="dxa"/>
            <w:tcBorders>
              <w:top w:val="nil"/>
              <w:left w:val="nil"/>
              <w:bottom w:val="nil"/>
              <w:right w:val="nil"/>
            </w:tcBorders>
            <w:tcMar>
              <w:top w:w="40" w:type="dxa"/>
              <w:left w:w="40" w:type="dxa"/>
              <w:bottom w:w="40" w:type="dxa"/>
              <w:right w:w="40" w:type="dxa"/>
            </w:tcMar>
            <w:vAlign w:val="center"/>
          </w:tcPr>
          <w:p w14:paraId="04003F9B" w14:textId="77777777" w:rsidR="00830FEF" w:rsidRPr="00222C71" w:rsidRDefault="00830FEF" w:rsidP="002107A9">
            <w:pPr>
              <w:jc w:val="center"/>
              <w:rPr>
                <w:sz w:val="14"/>
                <w:szCs w:val="14"/>
              </w:rPr>
            </w:pPr>
            <w:r w:rsidRPr="00222C71">
              <w:rPr>
                <w:rFonts w:eastAsia="Times New Roman"/>
                <w:sz w:val="14"/>
                <w:szCs w:val="14"/>
              </w:rPr>
              <w:t>.018</w:t>
            </w:r>
          </w:p>
        </w:tc>
        <w:tc>
          <w:tcPr>
            <w:tcW w:w="392" w:type="dxa"/>
            <w:tcBorders>
              <w:top w:val="nil"/>
              <w:left w:val="nil"/>
              <w:bottom w:val="nil"/>
              <w:right w:val="nil"/>
            </w:tcBorders>
            <w:tcMar>
              <w:top w:w="40" w:type="dxa"/>
              <w:left w:w="40" w:type="dxa"/>
              <w:bottom w:w="40" w:type="dxa"/>
              <w:right w:w="40" w:type="dxa"/>
            </w:tcMar>
            <w:vAlign w:val="center"/>
          </w:tcPr>
          <w:p w14:paraId="1894E2FF" w14:textId="77777777" w:rsidR="00830FEF" w:rsidRPr="00222C71" w:rsidRDefault="00830FEF" w:rsidP="002107A9">
            <w:pPr>
              <w:jc w:val="center"/>
              <w:rPr>
                <w:sz w:val="14"/>
                <w:szCs w:val="14"/>
              </w:rPr>
            </w:pPr>
            <w:r w:rsidRPr="00222C71">
              <w:rPr>
                <w:rFonts w:eastAsia="Times New Roman"/>
                <w:sz w:val="14"/>
                <w:szCs w:val="14"/>
              </w:rPr>
              <w:t>.022</w:t>
            </w:r>
          </w:p>
        </w:tc>
        <w:tc>
          <w:tcPr>
            <w:tcW w:w="390" w:type="dxa"/>
            <w:tcBorders>
              <w:top w:val="nil"/>
              <w:left w:val="nil"/>
              <w:bottom w:val="nil"/>
              <w:right w:val="nil"/>
            </w:tcBorders>
            <w:tcMar>
              <w:top w:w="40" w:type="dxa"/>
              <w:left w:w="40" w:type="dxa"/>
              <w:bottom w:w="40" w:type="dxa"/>
              <w:right w:w="40" w:type="dxa"/>
            </w:tcMar>
            <w:vAlign w:val="center"/>
          </w:tcPr>
          <w:p w14:paraId="22D50144" w14:textId="77777777" w:rsidR="00830FEF" w:rsidRPr="00222C71" w:rsidRDefault="00830FEF" w:rsidP="002107A9">
            <w:pPr>
              <w:jc w:val="center"/>
              <w:rPr>
                <w:sz w:val="14"/>
                <w:szCs w:val="14"/>
              </w:rPr>
            </w:pPr>
            <w:r w:rsidRPr="00222C71">
              <w:rPr>
                <w:rFonts w:eastAsia="Times New Roman"/>
                <w:sz w:val="14"/>
                <w:szCs w:val="14"/>
              </w:rPr>
              <w:t>.022</w:t>
            </w:r>
          </w:p>
        </w:tc>
        <w:tc>
          <w:tcPr>
            <w:tcW w:w="390" w:type="dxa"/>
            <w:tcBorders>
              <w:top w:val="nil"/>
              <w:left w:val="nil"/>
              <w:bottom w:val="nil"/>
              <w:right w:val="nil"/>
            </w:tcBorders>
            <w:tcMar>
              <w:top w:w="40" w:type="dxa"/>
              <w:left w:w="40" w:type="dxa"/>
              <w:bottom w:w="40" w:type="dxa"/>
              <w:right w:w="40" w:type="dxa"/>
            </w:tcMar>
            <w:vAlign w:val="center"/>
          </w:tcPr>
          <w:p w14:paraId="609E631F" w14:textId="77777777" w:rsidR="00830FEF" w:rsidRPr="00222C71" w:rsidRDefault="00830FEF" w:rsidP="002107A9">
            <w:pPr>
              <w:jc w:val="center"/>
              <w:rPr>
                <w:sz w:val="14"/>
                <w:szCs w:val="14"/>
              </w:rPr>
            </w:pPr>
            <w:r w:rsidRPr="00222C71">
              <w:rPr>
                <w:rFonts w:eastAsia="Times New Roman"/>
                <w:sz w:val="14"/>
                <w:szCs w:val="14"/>
              </w:rPr>
              <w:t>.018</w:t>
            </w:r>
          </w:p>
        </w:tc>
        <w:tc>
          <w:tcPr>
            <w:tcW w:w="392" w:type="dxa"/>
            <w:tcBorders>
              <w:top w:val="nil"/>
              <w:left w:val="nil"/>
              <w:bottom w:val="nil"/>
              <w:right w:val="nil"/>
            </w:tcBorders>
            <w:tcMar>
              <w:top w:w="40" w:type="dxa"/>
              <w:left w:w="40" w:type="dxa"/>
              <w:bottom w:w="40" w:type="dxa"/>
              <w:right w:w="40" w:type="dxa"/>
            </w:tcMar>
            <w:vAlign w:val="center"/>
          </w:tcPr>
          <w:p w14:paraId="374D78CD" w14:textId="77777777" w:rsidR="00830FEF" w:rsidRPr="00222C71" w:rsidRDefault="00830FEF" w:rsidP="002107A9">
            <w:pPr>
              <w:jc w:val="center"/>
              <w:rPr>
                <w:sz w:val="14"/>
                <w:szCs w:val="14"/>
              </w:rPr>
            </w:pPr>
            <w:r w:rsidRPr="00222C71">
              <w:rPr>
                <w:rFonts w:eastAsia="Times New Roman"/>
                <w:sz w:val="14"/>
                <w:szCs w:val="14"/>
              </w:rPr>
              <w:t>.000</w:t>
            </w:r>
          </w:p>
        </w:tc>
        <w:tc>
          <w:tcPr>
            <w:tcW w:w="392" w:type="dxa"/>
            <w:tcBorders>
              <w:top w:val="nil"/>
              <w:left w:val="nil"/>
              <w:bottom w:val="nil"/>
              <w:right w:val="nil"/>
            </w:tcBorders>
            <w:tcMar>
              <w:top w:w="40" w:type="dxa"/>
              <w:left w:w="40" w:type="dxa"/>
              <w:bottom w:w="40" w:type="dxa"/>
              <w:right w:w="40" w:type="dxa"/>
            </w:tcMar>
            <w:vAlign w:val="center"/>
          </w:tcPr>
          <w:p w14:paraId="32201076" w14:textId="77777777" w:rsidR="00830FEF" w:rsidRPr="00222C71" w:rsidRDefault="00830FEF" w:rsidP="002107A9">
            <w:pPr>
              <w:jc w:val="center"/>
              <w:rPr>
                <w:sz w:val="14"/>
                <w:szCs w:val="14"/>
              </w:rPr>
            </w:pPr>
            <w:r w:rsidRPr="00222C71">
              <w:rPr>
                <w:rFonts w:eastAsia="Times New Roman"/>
                <w:sz w:val="14"/>
                <w:szCs w:val="14"/>
              </w:rPr>
              <w:t>max</w:t>
            </w:r>
          </w:p>
        </w:tc>
      </w:tr>
      <w:tr w:rsidR="00830FEF" w:rsidRPr="00222C71" w14:paraId="46087EFD" w14:textId="77777777" w:rsidTr="002107A9">
        <w:trPr>
          <w:gridAfter w:val="1"/>
          <w:wAfter w:w="14" w:type="dxa"/>
          <w:trHeight w:val="296"/>
        </w:trPr>
        <w:tc>
          <w:tcPr>
            <w:tcW w:w="721" w:type="dxa"/>
            <w:tcBorders>
              <w:top w:val="nil"/>
              <w:left w:val="nil"/>
              <w:bottom w:val="nil"/>
              <w:right w:val="nil"/>
            </w:tcBorders>
            <w:tcMar>
              <w:top w:w="40" w:type="dxa"/>
              <w:left w:w="40" w:type="dxa"/>
              <w:bottom w:w="40" w:type="dxa"/>
              <w:right w:w="40" w:type="dxa"/>
            </w:tcMar>
            <w:vAlign w:val="center"/>
          </w:tcPr>
          <w:p w14:paraId="751E2168" w14:textId="77777777" w:rsidR="00830FEF" w:rsidRPr="00222C71" w:rsidRDefault="00830FEF" w:rsidP="002107A9">
            <w:pPr>
              <w:rPr>
                <w:sz w:val="14"/>
                <w:szCs w:val="14"/>
              </w:rPr>
            </w:pPr>
            <w:r w:rsidRPr="00222C71">
              <w:rPr>
                <w:rFonts w:eastAsia="Times New Roman"/>
                <w:sz w:val="14"/>
                <w:szCs w:val="14"/>
              </w:rPr>
              <w:t>Baker-Hubert Gamma</w:t>
            </w:r>
          </w:p>
        </w:tc>
        <w:tc>
          <w:tcPr>
            <w:tcW w:w="388" w:type="dxa"/>
            <w:tcBorders>
              <w:top w:val="nil"/>
              <w:left w:val="nil"/>
              <w:bottom w:val="nil"/>
              <w:right w:val="nil"/>
            </w:tcBorders>
            <w:tcMar>
              <w:top w:w="40" w:type="dxa"/>
              <w:left w:w="40" w:type="dxa"/>
              <w:bottom w:w="40" w:type="dxa"/>
              <w:right w:w="40" w:type="dxa"/>
            </w:tcMar>
            <w:vAlign w:val="center"/>
          </w:tcPr>
          <w:p w14:paraId="1FF47936" w14:textId="77777777" w:rsidR="00830FEF" w:rsidRPr="00222C71" w:rsidRDefault="00830FEF" w:rsidP="002107A9">
            <w:pPr>
              <w:jc w:val="center"/>
              <w:rPr>
                <w:sz w:val="14"/>
                <w:szCs w:val="14"/>
              </w:rPr>
            </w:pPr>
            <w:r w:rsidRPr="00222C71">
              <w:rPr>
                <w:rFonts w:eastAsia="Times New Roman"/>
                <w:sz w:val="14"/>
                <w:szCs w:val="14"/>
              </w:rPr>
              <w:t>.41</w:t>
            </w:r>
          </w:p>
        </w:tc>
        <w:tc>
          <w:tcPr>
            <w:tcW w:w="389" w:type="dxa"/>
            <w:tcBorders>
              <w:top w:val="nil"/>
              <w:left w:val="nil"/>
              <w:bottom w:val="nil"/>
              <w:right w:val="nil"/>
            </w:tcBorders>
            <w:tcMar>
              <w:top w:w="40" w:type="dxa"/>
              <w:left w:w="40" w:type="dxa"/>
              <w:bottom w:w="40" w:type="dxa"/>
              <w:right w:w="40" w:type="dxa"/>
            </w:tcMar>
            <w:vAlign w:val="center"/>
          </w:tcPr>
          <w:p w14:paraId="00DACBC9" w14:textId="77777777" w:rsidR="00830FEF" w:rsidRPr="00222C71" w:rsidRDefault="00830FEF" w:rsidP="002107A9">
            <w:pPr>
              <w:jc w:val="center"/>
              <w:rPr>
                <w:sz w:val="14"/>
                <w:szCs w:val="14"/>
              </w:rPr>
            </w:pPr>
            <w:r w:rsidRPr="00222C71">
              <w:rPr>
                <w:rFonts w:eastAsia="Times New Roman"/>
                <w:sz w:val="14"/>
                <w:szCs w:val="14"/>
              </w:rPr>
              <w:t>.37</w:t>
            </w:r>
          </w:p>
        </w:tc>
        <w:tc>
          <w:tcPr>
            <w:tcW w:w="392" w:type="dxa"/>
            <w:tcBorders>
              <w:top w:val="nil"/>
              <w:left w:val="nil"/>
              <w:bottom w:val="nil"/>
              <w:right w:val="nil"/>
            </w:tcBorders>
            <w:tcMar>
              <w:top w:w="40" w:type="dxa"/>
              <w:left w:w="40" w:type="dxa"/>
              <w:bottom w:w="40" w:type="dxa"/>
              <w:right w:w="40" w:type="dxa"/>
            </w:tcMar>
            <w:vAlign w:val="center"/>
          </w:tcPr>
          <w:p w14:paraId="64C89637" w14:textId="77777777" w:rsidR="00830FEF" w:rsidRPr="00222C71" w:rsidRDefault="00830FEF" w:rsidP="002107A9">
            <w:pPr>
              <w:jc w:val="center"/>
              <w:rPr>
                <w:sz w:val="14"/>
                <w:szCs w:val="14"/>
              </w:rPr>
            </w:pPr>
            <w:r w:rsidRPr="00222C71">
              <w:rPr>
                <w:rFonts w:eastAsia="Times New Roman"/>
                <w:sz w:val="14"/>
                <w:szCs w:val="14"/>
              </w:rPr>
              <w:t>.37</w:t>
            </w:r>
          </w:p>
        </w:tc>
        <w:tc>
          <w:tcPr>
            <w:tcW w:w="390" w:type="dxa"/>
            <w:tcBorders>
              <w:top w:val="nil"/>
              <w:left w:val="nil"/>
              <w:bottom w:val="nil"/>
              <w:right w:val="nil"/>
            </w:tcBorders>
            <w:tcMar>
              <w:top w:w="40" w:type="dxa"/>
              <w:left w:w="40" w:type="dxa"/>
              <w:bottom w:w="40" w:type="dxa"/>
              <w:right w:w="40" w:type="dxa"/>
            </w:tcMar>
            <w:vAlign w:val="center"/>
          </w:tcPr>
          <w:p w14:paraId="7E379EA9" w14:textId="77777777" w:rsidR="00830FEF" w:rsidRPr="00222C71" w:rsidRDefault="00830FEF" w:rsidP="002107A9">
            <w:pPr>
              <w:jc w:val="center"/>
              <w:rPr>
                <w:sz w:val="14"/>
                <w:szCs w:val="14"/>
              </w:rPr>
            </w:pPr>
            <w:r w:rsidRPr="00222C71">
              <w:rPr>
                <w:rFonts w:eastAsia="Times New Roman"/>
                <w:sz w:val="14"/>
                <w:szCs w:val="14"/>
              </w:rPr>
              <w:t>.49</w:t>
            </w:r>
          </w:p>
        </w:tc>
        <w:tc>
          <w:tcPr>
            <w:tcW w:w="390" w:type="dxa"/>
            <w:tcBorders>
              <w:top w:val="nil"/>
              <w:left w:val="nil"/>
              <w:bottom w:val="nil"/>
              <w:right w:val="nil"/>
            </w:tcBorders>
            <w:tcMar>
              <w:top w:w="40" w:type="dxa"/>
              <w:left w:w="40" w:type="dxa"/>
              <w:bottom w:w="40" w:type="dxa"/>
              <w:right w:w="40" w:type="dxa"/>
            </w:tcMar>
            <w:vAlign w:val="center"/>
          </w:tcPr>
          <w:p w14:paraId="36CEA72A" w14:textId="77777777" w:rsidR="00830FEF" w:rsidRPr="00222C71" w:rsidRDefault="00830FEF" w:rsidP="002107A9">
            <w:pPr>
              <w:jc w:val="center"/>
              <w:rPr>
                <w:sz w:val="14"/>
                <w:szCs w:val="14"/>
              </w:rPr>
            </w:pPr>
            <w:r w:rsidRPr="00222C71">
              <w:rPr>
                <w:rFonts w:eastAsia="Times New Roman"/>
                <w:sz w:val="14"/>
                <w:szCs w:val="14"/>
              </w:rPr>
              <w:t>.40</w:t>
            </w:r>
          </w:p>
        </w:tc>
        <w:tc>
          <w:tcPr>
            <w:tcW w:w="392" w:type="dxa"/>
            <w:tcBorders>
              <w:top w:val="nil"/>
              <w:left w:val="nil"/>
              <w:bottom w:val="nil"/>
              <w:right w:val="nil"/>
            </w:tcBorders>
            <w:tcMar>
              <w:top w:w="40" w:type="dxa"/>
              <w:left w:w="40" w:type="dxa"/>
              <w:bottom w:w="40" w:type="dxa"/>
              <w:right w:w="40" w:type="dxa"/>
            </w:tcMar>
            <w:vAlign w:val="center"/>
          </w:tcPr>
          <w:p w14:paraId="30EFD425" w14:textId="77777777" w:rsidR="00830FEF" w:rsidRPr="00222C71" w:rsidRDefault="00830FEF" w:rsidP="002107A9">
            <w:pPr>
              <w:jc w:val="center"/>
              <w:rPr>
                <w:sz w:val="14"/>
                <w:szCs w:val="14"/>
              </w:rPr>
            </w:pPr>
            <w:r w:rsidRPr="00222C71">
              <w:rPr>
                <w:rFonts w:eastAsia="Times New Roman"/>
                <w:sz w:val="14"/>
                <w:szCs w:val="14"/>
              </w:rPr>
              <w:t>.46</w:t>
            </w:r>
          </w:p>
        </w:tc>
        <w:tc>
          <w:tcPr>
            <w:tcW w:w="390" w:type="dxa"/>
            <w:tcBorders>
              <w:top w:val="nil"/>
              <w:left w:val="nil"/>
              <w:bottom w:val="nil"/>
              <w:right w:val="nil"/>
            </w:tcBorders>
            <w:tcMar>
              <w:top w:w="40" w:type="dxa"/>
              <w:left w:w="40" w:type="dxa"/>
              <w:bottom w:w="40" w:type="dxa"/>
              <w:right w:w="40" w:type="dxa"/>
            </w:tcMar>
            <w:vAlign w:val="center"/>
          </w:tcPr>
          <w:p w14:paraId="7BAA59C4" w14:textId="77777777" w:rsidR="00830FEF" w:rsidRPr="00222C71" w:rsidRDefault="00830FEF" w:rsidP="002107A9">
            <w:pPr>
              <w:jc w:val="center"/>
              <w:rPr>
                <w:sz w:val="14"/>
                <w:szCs w:val="14"/>
              </w:rPr>
            </w:pPr>
            <w:r w:rsidRPr="00222C71">
              <w:rPr>
                <w:rFonts w:eastAsia="Times New Roman"/>
                <w:sz w:val="14"/>
                <w:szCs w:val="14"/>
              </w:rPr>
              <w:t>.55</w:t>
            </w:r>
          </w:p>
        </w:tc>
        <w:tc>
          <w:tcPr>
            <w:tcW w:w="390" w:type="dxa"/>
            <w:tcBorders>
              <w:top w:val="nil"/>
              <w:left w:val="nil"/>
              <w:bottom w:val="nil"/>
              <w:right w:val="nil"/>
            </w:tcBorders>
            <w:tcMar>
              <w:top w:w="40" w:type="dxa"/>
              <w:left w:w="40" w:type="dxa"/>
              <w:bottom w:w="40" w:type="dxa"/>
              <w:right w:w="40" w:type="dxa"/>
            </w:tcMar>
            <w:vAlign w:val="center"/>
          </w:tcPr>
          <w:p w14:paraId="5142BB99" w14:textId="77777777" w:rsidR="00830FEF" w:rsidRPr="00222C71" w:rsidRDefault="00830FEF" w:rsidP="002107A9">
            <w:pPr>
              <w:jc w:val="center"/>
              <w:rPr>
                <w:sz w:val="14"/>
                <w:szCs w:val="14"/>
              </w:rPr>
            </w:pPr>
            <w:r w:rsidRPr="00222C71">
              <w:rPr>
                <w:rFonts w:eastAsia="Times New Roman"/>
                <w:sz w:val="14"/>
                <w:szCs w:val="14"/>
              </w:rPr>
              <w:t>.47</w:t>
            </w:r>
          </w:p>
        </w:tc>
        <w:tc>
          <w:tcPr>
            <w:tcW w:w="392" w:type="dxa"/>
            <w:tcBorders>
              <w:top w:val="nil"/>
              <w:left w:val="nil"/>
              <w:bottom w:val="nil"/>
              <w:right w:val="nil"/>
            </w:tcBorders>
            <w:tcMar>
              <w:top w:w="40" w:type="dxa"/>
              <w:left w:w="40" w:type="dxa"/>
              <w:bottom w:w="40" w:type="dxa"/>
              <w:right w:w="40" w:type="dxa"/>
            </w:tcMar>
            <w:vAlign w:val="center"/>
          </w:tcPr>
          <w:p w14:paraId="0823BF1E" w14:textId="77777777" w:rsidR="00830FEF" w:rsidRPr="00222C71" w:rsidRDefault="00830FEF" w:rsidP="002107A9">
            <w:pPr>
              <w:jc w:val="center"/>
              <w:rPr>
                <w:sz w:val="14"/>
                <w:szCs w:val="14"/>
              </w:rPr>
            </w:pPr>
            <w:r w:rsidRPr="00222C71">
              <w:rPr>
                <w:rFonts w:eastAsia="Times New Roman"/>
                <w:sz w:val="14"/>
                <w:szCs w:val="14"/>
              </w:rPr>
              <w:t>.52</w:t>
            </w:r>
          </w:p>
        </w:tc>
        <w:tc>
          <w:tcPr>
            <w:tcW w:w="392" w:type="dxa"/>
            <w:tcBorders>
              <w:top w:val="nil"/>
              <w:left w:val="nil"/>
              <w:bottom w:val="nil"/>
              <w:right w:val="nil"/>
            </w:tcBorders>
            <w:tcMar>
              <w:top w:w="40" w:type="dxa"/>
              <w:left w:w="40" w:type="dxa"/>
              <w:bottom w:w="40" w:type="dxa"/>
              <w:right w:w="40" w:type="dxa"/>
            </w:tcMar>
            <w:vAlign w:val="center"/>
          </w:tcPr>
          <w:p w14:paraId="5E678FE7" w14:textId="77777777" w:rsidR="00830FEF" w:rsidRPr="00222C71" w:rsidRDefault="00830FEF" w:rsidP="002107A9">
            <w:pPr>
              <w:jc w:val="center"/>
              <w:rPr>
                <w:sz w:val="14"/>
                <w:szCs w:val="14"/>
              </w:rPr>
            </w:pPr>
            <w:r w:rsidRPr="00222C71">
              <w:rPr>
                <w:rFonts w:eastAsia="Times New Roman"/>
                <w:sz w:val="14"/>
                <w:szCs w:val="14"/>
              </w:rPr>
              <w:t>max</w:t>
            </w:r>
          </w:p>
        </w:tc>
      </w:tr>
      <w:tr w:rsidR="00830FEF" w:rsidRPr="00222C71" w14:paraId="17CB99A7" w14:textId="77777777" w:rsidTr="002107A9">
        <w:trPr>
          <w:gridAfter w:val="1"/>
          <w:wAfter w:w="14" w:type="dxa"/>
          <w:trHeight w:val="296"/>
        </w:trPr>
        <w:tc>
          <w:tcPr>
            <w:tcW w:w="721" w:type="dxa"/>
            <w:tcBorders>
              <w:top w:val="nil"/>
              <w:left w:val="nil"/>
              <w:bottom w:val="nil"/>
              <w:right w:val="nil"/>
            </w:tcBorders>
            <w:tcMar>
              <w:top w:w="40" w:type="dxa"/>
              <w:left w:w="40" w:type="dxa"/>
              <w:bottom w:w="40" w:type="dxa"/>
              <w:right w:w="40" w:type="dxa"/>
            </w:tcMar>
            <w:vAlign w:val="center"/>
          </w:tcPr>
          <w:p w14:paraId="4EFC833B" w14:textId="77777777" w:rsidR="00830FEF" w:rsidRPr="00222C71" w:rsidRDefault="00830FEF" w:rsidP="002107A9">
            <w:pPr>
              <w:rPr>
                <w:sz w:val="14"/>
                <w:szCs w:val="14"/>
              </w:rPr>
            </w:pPr>
            <w:r w:rsidRPr="00222C71">
              <w:rPr>
                <w:rFonts w:eastAsia="Times New Roman"/>
                <w:sz w:val="14"/>
                <w:szCs w:val="14"/>
              </w:rPr>
              <w:t>G(+)</w:t>
            </w:r>
          </w:p>
        </w:tc>
        <w:tc>
          <w:tcPr>
            <w:tcW w:w="388" w:type="dxa"/>
            <w:tcBorders>
              <w:top w:val="nil"/>
              <w:left w:val="nil"/>
              <w:bottom w:val="nil"/>
              <w:right w:val="nil"/>
            </w:tcBorders>
            <w:tcMar>
              <w:top w:w="40" w:type="dxa"/>
              <w:left w:w="40" w:type="dxa"/>
              <w:bottom w:w="40" w:type="dxa"/>
              <w:right w:w="40" w:type="dxa"/>
            </w:tcMar>
            <w:vAlign w:val="center"/>
          </w:tcPr>
          <w:p w14:paraId="484347AC" w14:textId="77777777" w:rsidR="00830FEF" w:rsidRPr="00222C71" w:rsidRDefault="00830FEF" w:rsidP="002107A9">
            <w:pPr>
              <w:jc w:val="center"/>
              <w:rPr>
                <w:sz w:val="14"/>
                <w:szCs w:val="14"/>
              </w:rPr>
            </w:pPr>
            <w:r w:rsidRPr="00222C71">
              <w:rPr>
                <w:rFonts w:eastAsia="Times New Roman"/>
                <w:sz w:val="14"/>
                <w:szCs w:val="14"/>
              </w:rPr>
              <w:t>.49</w:t>
            </w:r>
          </w:p>
        </w:tc>
        <w:tc>
          <w:tcPr>
            <w:tcW w:w="389" w:type="dxa"/>
            <w:tcBorders>
              <w:top w:val="nil"/>
              <w:left w:val="nil"/>
              <w:bottom w:val="nil"/>
              <w:right w:val="nil"/>
            </w:tcBorders>
            <w:tcMar>
              <w:top w:w="40" w:type="dxa"/>
              <w:left w:w="40" w:type="dxa"/>
              <w:bottom w:w="40" w:type="dxa"/>
              <w:right w:w="40" w:type="dxa"/>
            </w:tcMar>
            <w:vAlign w:val="center"/>
          </w:tcPr>
          <w:p w14:paraId="58217823" w14:textId="77777777" w:rsidR="00830FEF" w:rsidRPr="00222C71" w:rsidRDefault="00830FEF" w:rsidP="002107A9">
            <w:pPr>
              <w:jc w:val="center"/>
              <w:rPr>
                <w:sz w:val="14"/>
                <w:szCs w:val="14"/>
              </w:rPr>
            </w:pPr>
            <w:r w:rsidRPr="00222C71">
              <w:rPr>
                <w:rFonts w:eastAsia="Times New Roman"/>
                <w:sz w:val="14"/>
                <w:szCs w:val="14"/>
              </w:rPr>
              <w:t>.44</w:t>
            </w:r>
          </w:p>
        </w:tc>
        <w:tc>
          <w:tcPr>
            <w:tcW w:w="392" w:type="dxa"/>
            <w:tcBorders>
              <w:top w:val="nil"/>
              <w:left w:val="nil"/>
              <w:bottom w:val="nil"/>
              <w:right w:val="nil"/>
            </w:tcBorders>
            <w:tcMar>
              <w:top w:w="40" w:type="dxa"/>
              <w:left w:w="40" w:type="dxa"/>
              <w:bottom w:w="40" w:type="dxa"/>
              <w:right w:w="40" w:type="dxa"/>
            </w:tcMar>
            <w:vAlign w:val="center"/>
          </w:tcPr>
          <w:p w14:paraId="170AAAB6" w14:textId="77777777" w:rsidR="00830FEF" w:rsidRPr="00222C71" w:rsidRDefault="00830FEF" w:rsidP="002107A9">
            <w:pPr>
              <w:jc w:val="center"/>
              <w:rPr>
                <w:sz w:val="14"/>
                <w:szCs w:val="14"/>
              </w:rPr>
            </w:pPr>
            <w:r w:rsidRPr="00222C71">
              <w:rPr>
                <w:rFonts w:eastAsia="Times New Roman"/>
                <w:sz w:val="14"/>
                <w:szCs w:val="14"/>
              </w:rPr>
              <w:t>.47</w:t>
            </w:r>
          </w:p>
        </w:tc>
        <w:tc>
          <w:tcPr>
            <w:tcW w:w="390" w:type="dxa"/>
            <w:tcBorders>
              <w:top w:val="nil"/>
              <w:left w:val="nil"/>
              <w:bottom w:val="nil"/>
              <w:right w:val="nil"/>
            </w:tcBorders>
            <w:tcMar>
              <w:top w:w="40" w:type="dxa"/>
              <w:left w:w="40" w:type="dxa"/>
              <w:bottom w:w="40" w:type="dxa"/>
              <w:right w:w="40" w:type="dxa"/>
            </w:tcMar>
            <w:vAlign w:val="center"/>
          </w:tcPr>
          <w:p w14:paraId="0F43D359" w14:textId="77777777" w:rsidR="00830FEF" w:rsidRPr="00222C71" w:rsidRDefault="00830FEF" w:rsidP="002107A9">
            <w:pPr>
              <w:jc w:val="center"/>
              <w:rPr>
                <w:sz w:val="14"/>
                <w:szCs w:val="14"/>
              </w:rPr>
            </w:pPr>
            <w:r w:rsidRPr="00222C71">
              <w:rPr>
                <w:rFonts w:eastAsia="Times New Roman"/>
                <w:sz w:val="14"/>
                <w:szCs w:val="14"/>
              </w:rPr>
              <w:t>.63</w:t>
            </w:r>
          </w:p>
        </w:tc>
        <w:tc>
          <w:tcPr>
            <w:tcW w:w="390" w:type="dxa"/>
            <w:tcBorders>
              <w:top w:val="nil"/>
              <w:left w:val="nil"/>
              <w:bottom w:val="nil"/>
              <w:right w:val="nil"/>
            </w:tcBorders>
            <w:tcMar>
              <w:top w:w="40" w:type="dxa"/>
              <w:left w:w="40" w:type="dxa"/>
              <w:bottom w:w="40" w:type="dxa"/>
              <w:right w:w="40" w:type="dxa"/>
            </w:tcMar>
            <w:vAlign w:val="center"/>
          </w:tcPr>
          <w:p w14:paraId="380FBEE5" w14:textId="77777777" w:rsidR="00830FEF" w:rsidRPr="00222C71" w:rsidRDefault="00830FEF" w:rsidP="002107A9">
            <w:pPr>
              <w:jc w:val="center"/>
              <w:rPr>
                <w:sz w:val="14"/>
                <w:szCs w:val="14"/>
              </w:rPr>
            </w:pPr>
            <w:r w:rsidRPr="00222C71">
              <w:rPr>
                <w:rFonts w:eastAsia="Times New Roman"/>
                <w:sz w:val="14"/>
                <w:szCs w:val="14"/>
              </w:rPr>
              <w:t>.56</w:t>
            </w:r>
          </w:p>
        </w:tc>
        <w:tc>
          <w:tcPr>
            <w:tcW w:w="392" w:type="dxa"/>
            <w:tcBorders>
              <w:top w:val="nil"/>
              <w:left w:val="nil"/>
              <w:bottom w:val="nil"/>
              <w:right w:val="nil"/>
            </w:tcBorders>
            <w:tcMar>
              <w:top w:w="40" w:type="dxa"/>
              <w:left w:w="40" w:type="dxa"/>
              <w:bottom w:w="40" w:type="dxa"/>
              <w:right w:w="40" w:type="dxa"/>
            </w:tcMar>
            <w:vAlign w:val="center"/>
          </w:tcPr>
          <w:p w14:paraId="4F1B2E8F" w14:textId="77777777" w:rsidR="00830FEF" w:rsidRPr="00222C71" w:rsidRDefault="00830FEF" w:rsidP="002107A9">
            <w:pPr>
              <w:jc w:val="center"/>
              <w:rPr>
                <w:sz w:val="14"/>
                <w:szCs w:val="14"/>
              </w:rPr>
            </w:pPr>
            <w:r w:rsidRPr="00222C71">
              <w:rPr>
                <w:rFonts w:eastAsia="Times New Roman"/>
                <w:sz w:val="14"/>
                <w:szCs w:val="14"/>
              </w:rPr>
              <w:t>.60</w:t>
            </w:r>
          </w:p>
        </w:tc>
        <w:tc>
          <w:tcPr>
            <w:tcW w:w="390" w:type="dxa"/>
            <w:tcBorders>
              <w:top w:val="nil"/>
              <w:left w:val="nil"/>
              <w:bottom w:val="nil"/>
              <w:right w:val="nil"/>
            </w:tcBorders>
            <w:tcMar>
              <w:top w:w="40" w:type="dxa"/>
              <w:left w:w="40" w:type="dxa"/>
              <w:bottom w:w="40" w:type="dxa"/>
              <w:right w:w="40" w:type="dxa"/>
            </w:tcMar>
            <w:vAlign w:val="center"/>
          </w:tcPr>
          <w:p w14:paraId="60D5F5D8" w14:textId="77777777" w:rsidR="00830FEF" w:rsidRPr="00222C71" w:rsidRDefault="00830FEF" w:rsidP="002107A9">
            <w:pPr>
              <w:jc w:val="center"/>
              <w:rPr>
                <w:sz w:val="14"/>
                <w:szCs w:val="14"/>
              </w:rPr>
            </w:pPr>
            <w:r w:rsidRPr="00222C71">
              <w:rPr>
                <w:rFonts w:eastAsia="Times New Roman"/>
                <w:sz w:val="14"/>
                <w:szCs w:val="14"/>
              </w:rPr>
              <w:t>.70</w:t>
            </w:r>
          </w:p>
        </w:tc>
        <w:tc>
          <w:tcPr>
            <w:tcW w:w="390" w:type="dxa"/>
            <w:tcBorders>
              <w:top w:val="nil"/>
              <w:left w:val="nil"/>
              <w:bottom w:val="nil"/>
              <w:right w:val="nil"/>
            </w:tcBorders>
            <w:tcMar>
              <w:top w:w="40" w:type="dxa"/>
              <w:left w:w="40" w:type="dxa"/>
              <w:bottom w:w="40" w:type="dxa"/>
              <w:right w:w="40" w:type="dxa"/>
            </w:tcMar>
            <w:vAlign w:val="center"/>
          </w:tcPr>
          <w:p w14:paraId="0B454DC4" w14:textId="77777777" w:rsidR="00830FEF" w:rsidRPr="00222C71" w:rsidRDefault="00830FEF" w:rsidP="002107A9">
            <w:pPr>
              <w:jc w:val="center"/>
              <w:rPr>
                <w:sz w:val="14"/>
                <w:szCs w:val="14"/>
              </w:rPr>
            </w:pPr>
            <w:r w:rsidRPr="00222C71">
              <w:rPr>
                <w:rFonts w:eastAsia="Times New Roman"/>
                <w:sz w:val="14"/>
                <w:szCs w:val="14"/>
              </w:rPr>
              <w:t>.63</w:t>
            </w:r>
          </w:p>
        </w:tc>
        <w:tc>
          <w:tcPr>
            <w:tcW w:w="392" w:type="dxa"/>
            <w:tcBorders>
              <w:top w:val="nil"/>
              <w:left w:val="nil"/>
              <w:bottom w:val="nil"/>
              <w:right w:val="nil"/>
            </w:tcBorders>
            <w:tcMar>
              <w:top w:w="40" w:type="dxa"/>
              <w:left w:w="40" w:type="dxa"/>
              <w:bottom w:w="40" w:type="dxa"/>
              <w:right w:w="40" w:type="dxa"/>
            </w:tcMar>
            <w:vAlign w:val="center"/>
          </w:tcPr>
          <w:p w14:paraId="7CC51A10" w14:textId="77777777" w:rsidR="00830FEF" w:rsidRPr="00222C71" w:rsidRDefault="00830FEF" w:rsidP="002107A9">
            <w:pPr>
              <w:jc w:val="center"/>
              <w:rPr>
                <w:sz w:val="14"/>
                <w:szCs w:val="14"/>
              </w:rPr>
            </w:pPr>
            <w:r w:rsidRPr="00222C71">
              <w:rPr>
                <w:rFonts w:eastAsia="Times New Roman"/>
                <w:sz w:val="14"/>
                <w:szCs w:val="14"/>
              </w:rPr>
              <w:t>.67</w:t>
            </w:r>
          </w:p>
        </w:tc>
        <w:tc>
          <w:tcPr>
            <w:tcW w:w="392" w:type="dxa"/>
            <w:tcBorders>
              <w:top w:val="nil"/>
              <w:left w:val="nil"/>
              <w:bottom w:val="nil"/>
              <w:right w:val="nil"/>
            </w:tcBorders>
            <w:tcMar>
              <w:top w:w="40" w:type="dxa"/>
              <w:left w:w="40" w:type="dxa"/>
              <w:bottom w:w="40" w:type="dxa"/>
              <w:right w:w="40" w:type="dxa"/>
            </w:tcMar>
            <w:vAlign w:val="center"/>
          </w:tcPr>
          <w:p w14:paraId="3085CB0E" w14:textId="77777777" w:rsidR="00830FEF" w:rsidRPr="00222C71" w:rsidRDefault="00830FEF" w:rsidP="002107A9">
            <w:pPr>
              <w:jc w:val="center"/>
              <w:rPr>
                <w:sz w:val="14"/>
                <w:szCs w:val="14"/>
              </w:rPr>
            </w:pPr>
            <w:r w:rsidRPr="00222C71">
              <w:rPr>
                <w:rFonts w:eastAsia="Times New Roman"/>
                <w:sz w:val="14"/>
                <w:szCs w:val="14"/>
              </w:rPr>
              <w:t>max</w:t>
            </w:r>
          </w:p>
        </w:tc>
      </w:tr>
      <w:tr w:rsidR="00830FEF" w:rsidRPr="00222C71" w14:paraId="5DD3C3B4" w14:textId="77777777" w:rsidTr="002107A9">
        <w:trPr>
          <w:gridAfter w:val="1"/>
          <w:wAfter w:w="14" w:type="dxa"/>
          <w:trHeight w:val="296"/>
        </w:trPr>
        <w:tc>
          <w:tcPr>
            <w:tcW w:w="721" w:type="dxa"/>
            <w:tcBorders>
              <w:top w:val="nil"/>
              <w:left w:val="nil"/>
              <w:bottom w:val="nil"/>
              <w:right w:val="nil"/>
            </w:tcBorders>
            <w:tcMar>
              <w:top w:w="40" w:type="dxa"/>
              <w:left w:w="40" w:type="dxa"/>
              <w:bottom w:w="40" w:type="dxa"/>
              <w:right w:w="40" w:type="dxa"/>
            </w:tcMar>
            <w:vAlign w:val="center"/>
          </w:tcPr>
          <w:p w14:paraId="78D24CAB" w14:textId="77777777" w:rsidR="00830FEF" w:rsidRPr="00222C71" w:rsidRDefault="00830FEF" w:rsidP="002107A9">
            <w:pPr>
              <w:rPr>
                <w:sz w:val="14"/>
                <w:szCs w:val="14"/>
              </w:rPr>
            </w:pPr>
            <w:r w:rsidRPr="00222C71">
              <w:rPr>
                <w:rFonts w:eastAsia="Times New Roman"/>
                <w:sz w:val="14"/>
                <w:szCs w:val="14"/>
              </w:rPr>
              <w:t>Silhouette</w:t>
            </w:r>
          </w:p>
        </w:tc>
        <w:tc>
          <w:tcPr>
            <w:tcW w:w="388" w:type="dxa"/>
            <w:tcBorders>
              <w:top w:val="nil"/>
              <w:left w:val="nil"/>
              <w:bottom w:val="nil"/>
              <w:right w:val="nil"/>
            </w:tcBorders>
            <w:tcMar>
              <w:top w:w="40" w:type="dxa"/>
              <w:left w:w="40" w:type="dxa"/>
              <w:bottom w:w="40" w:type="dxa"/>
              <w:right w:w="40" w:type="dxa"/>
            </w:tcMar>
            <w:vAlign w:val="center"/>
          </w:tcPr>
          <w:p w14:paraId="36D43462" w14:textId="77777777" w:rsidR="00830FEF" w:rsidRPr="00222C71" w:rsidRDefault="00830FEF" w:rsidP="002107A9">
            <w:pPr>
              <w:jc w:val="center"/>
              <w:rPr>
                <w:sz w:val="14"/>
                <w:szCs w:val="14"/>
              </w:rPr>
            </w:pPr>
            <w:r w:rsidRPr="00222C71">
              <w:rPr>
                <w:rFonts w:eastAsia="Times New Roman"/>
                <w:sz w:val="14"/>
                <w:szCs w:val="14"/>
              </w:rPr>
              <w:t>.144</w:t>
            </w:r>
          </w:p>
        </w:tc>
        <w:tc>
          <w:tcPr>
            <w:tcW w:w="389" w:type="dxa"/>
            <w:tcBorders>
              <w:top w:val="nil"/>
              <w:left w:val="nil"/>
              <w:bottom w:val="nil"/>
              <w:right w:val="nil"/>
            </w:tcBorders>
            <w:tcMar>
              <w:top w:w="40" w:type="dxa"/>
              <w:left w:w="40" w:type="dxa"/>
              <w:bottom w:w="40" w:type="dxa"/>
              <w:right w:w="40" w:type="dxa"/>
            </w:tcMar>
            <w:vAlign w:val="center"/>
          </w:tcPr>
          <w:p w14:paraId="05EA5B9D" w14:textId="77777777" w:rsidR="00830FEF" w:rsidRPr="00222C71" w:rsidRDefault="00830FEF" w:rsidP="002107A9">
            <w:pPr>
              <w:jc w:val="center"/>
              <w:rPr>
                <w:sz w:val="14"/>
                <w:szCs w:val="14"/>
              </w:rPr>
            </w:pPr>
            <w:r w:rsidRPr="00222C71">
              <w:rPr>
                <w:rFonts w:eastAsia="Times New Roman"/>
                <w:sz w:val="14"/>
                <w:szCs w:val="14"/>
              </w:rPr>
              <w:t>.117</w:t>
            </w:r>
          </w:p>
        </w:tc>
        <w:tc>
          <w:tcPr>
            <w:tcW w:w="392" w:type="dxa"/>
            <w:tcBorders>
              <w:top w:val="nil"/>
              <w:left w:val="nil"/>
              <w:bottom w:val="nil"/>
              <w:right w:val="nil"/>
            </w:tcBorders>
            <w:tcMar>
              <w:top w:w="40" w:type="dxa"/>
              <w:left w:w="40" w:type="dxa"/>
              <w:bottom w:w="40" w:type="dxa"/>
              <w:right w:w="40" w:type="dxa"/>
            </w:tcMar>
            <w:vAlign w:val="center"/>
          </w:tcPr>
          <w:p w14:paraId="0AC93881" w14:textId="77777777" w:rsidR="00830FEF" w:rsidRPr="00222C71" w:rsidRDefault="00830FEF" w:rsidP="002107A9">
            <w:pPr>
              <w:jc w:val="center"/>
              <w:rPr>
                <w:sz w:val="14"/>
                <w:szCs w:val="14"/>
              </w:rPr>
            </w:pPr>
            <w:r w:rsidRPr="00222C71">
              <w:rPr>
                <w:rFonts w:eastAsia="Times New Roman"/>
                <w:sz w:val="14"/>
                <w:szCs w:val="14"/>
              </w:rPr>
              <w:t>.132</w:t>
            </w:r>
          </w:p>
        </w:tc>
        <w:tc>
          <w:tcPr>
            <w:tcW w:w="390" w:type="dxa"/>
            <w:tcBorders>
              <w:top w:val="nil"/>
              <w:left w:val="nil"/>
              <w:bottom w:val="nil"/>
              <w:right w:val="nil"/>
            </w:tcBorders>
            <w:tcMar>
              <w:top w:w="40" w:type="dxa"/>
              <w:left w:w="40" w:type="dxa"/>
              <w:bottom w:w="40" w:type="dxa"/>
              <w:right w:w="40" w:type="dxa"/>
            </w:tcMar>
            <w:vAlign w:val="center"/>
          </w:tcPr>
          <w:p w14:paraId="6489759E" w14:textId="77777777" w:rsidR="00830FEF" w:rsidRPr="00222C71" w:rsidRDefault="00830FEF" w:rsidP="002107A9">
            <w:pPr>
              <w:jc w:val="center"/>
              <w:rPr>
                <w:sz w:val="14"/>
                <w:szCs w:val="14"/>
              </w:rPr>
            </w:pPr>
            <w:r w:rsidRPr="00222C71">
              <w:rPr>
                <w:rFonts w:eastAsia="Times New Roman"/>
                <w:sz w:val="14"/>
                <w:szCs w:val="14"/>
              </w:rPr>
              <w:t>.129</w:t>
            </w:r>
          </w:p>
        </w:tc>
        <w:tc>
          <w:tcPr>
            <w:tcW w:w="390" w:type="dxa"/>
            <w:tcBorders>
              <w:top w:val="nil"/>
              <w:left w:val="nil"/>
              <w:bottom w:val="nil"/>
              <w:right w:val="nil"/>
            </w:tcBorders>
            <w:tcMar>
              <w:top w:w="40" w:type="dxa"/>
              <w:left w:w="40" w:type="dxa"/>
              <w:bottom w:w="40" w:type="dxa"/>
              <w:right w:w="40" w:type="dxa"/>
            </w:tcMar>
            <w:vAlign w:val="center"/>
          </w:tcPr>
          <w:p w14:paraId="0872168D" w14:textId="77777777" w:rsidR="00830FEF" w:rsidRPr="00222C71" w:rsidRDefault="00830FEF" w:rsidP="002107A9">
            <w:pPr>
              <w:jc w:val="center"/>
              <w:rPr>
                <w:sz w:val="14"/>
                <w:szCs w:val="14"/>
              </w:rPr>
            </w:pPr>
            <w:r w:rsidRPr="00222C71">
              <w:rPr>
                <w:rFonts w:eastAsia="Times New Roman"/>
                <w:sz w:val="14"/>
                <w:szCs w:val="14"/>
              </w:rPr>
              <w:t>.090</w:t>
            </w:r>
          </w:p>
        </w:tc>
        <w:tc>
          <w:tcPr>
            <w:tcW w:w="392" w:type="dxa"/>
            <w:tcBorders>
              <w:top w:val="nil"/>
              <w:left w:val="nil"/>
              <w:bottom w:val="nil"/>
              <w:right w:val="nil"/>
            </w:tcBorders>
            <w:tcMar>
              <w:top w:w="40" w:type="dxa"/>
              <w:left w:w="40" w:type="dxa"/>
              <w:bottom w:w="40" w:type="dxa"/>
              <w:right w:w="40" w:type="dxa"/>
            </w:tcMar>
            <w:vAlign w:val="center"/>
          </w:tcPr>
          <w:p w14:paraId="1BD7E522" w14:textId="77777777" w:rsidR="00830FEF" w:rsidRPr="00222C71" w:rsidRDefault="00830FEF" w:rsidP="002107A9">
            <w:pPr>
              <w:jc w:val="center"/>
              <w:rPr>
                <w:sz w:val="14"/>
                <w:szCs w:val="14"/>
              </w:rPr>
            </w:pPr>
            <w:r w:rsidRPr="00222C71">
              <w:rPr>
                <w:rFonts w:eastAsia="Times New Roman"/>
                <w:sz w:val="14"/>
                <w:szCs w:val="14"/>
              </w:rPr>
              <w:t>.119</w:t>
            </w:r>
          </w:p>
        </w:tc>
        <w:tc>
          <w:tcPr>
            <w:tcW w:w="390" w:type="dxa"/>
            <w:tcBorders>
              <w:top w:val="nil"/>
              <w:left w:val="nil"/>
              <w:bottom w:val="nil"/>
              <w:right w:val="nil"/>
            </w:tcBorders>
            <w:tcMar>
              <w:top w:w="40" w:type="dxa"/>
              <w:left w:w="40" w:type="dxa"/>
              <w:bottom w:w="40" w:type="dxa"/>
              <w:right w:w="40" w:type="dxa"/>
            </w:tcMar>
            <w:vAlign w:val="center"/>
          </w:tcPr>
          <w:p w14:paraId="447E0EE3" w14:textId="77777777" w:rsidR="00830FEF" w:rsidRPr="00222C71" w:rsidRDefault="00830FEF" w:rsidP="002107A9">
            <w:pPr>
              <w:jc w:val="center"/>
              <w:rPr>
                <w:sz w:val="14"/>
                <w:szCs w:val="14"/>
              </w:rPr>
            </w:pPr>
            <w:r w:rsidRPr="00222C71">
              <w:rPr>
                <w:rFonts w:eastAsia="Times New Roman"/>
                <w:sz w:val="14"/>
                <w:szCs w:val="14"/>
              </w:rPr>
              <w:t>.127</w:t>
            </w:r>
          </w:p>
        </w:tc>
        <w:tc>
          <w:tcPr>
            <w:tcW w:w="390" w:type="dxa"/>
            <w:tcBorders>
              <w:top w:val="nil"/>
              <w:left w:val="nil"/>
              <w:bottom w:val="nil"/>
              <w:right w:val="nil"/>
            </w:tcBorders>
            <w:tcMar>
              <w:top w:w="40" w:type="dxa"/>
              <w:left w:w="40" w:type="dxa"/>
              <w:bottom w:w="40" w:type="dxa"/>
              <w:right w:w="40" w:type="dxa"/>
            </w:tcMar>
            <w:vAlign w:val="center"/>
          </w:tcPr>
          <w:p w14:paraId="330DE385" w14:textId="77777777" w:rsidR="00830FEF" w:rsidRPr="00222C71" w:rsidRDefault="00830FEF" w:rsidP="002107A9">
            <w:pPr>
              <w:jc w:val="center"/>
              <w:rPr>
                <w:sz w:val="14"/>
                <w:szCs w:val="14"/>
              </w:rPr>
            </w:pPr>
            <w:r w:rsidRPr="00222C71">
              <w:rPr>
                <w:rFonts w:eastAsia="Times New Roman"/>
                <w:sz w:val="14"/>
                <w:szCs w:val="14"/>
              </w:rPr>
              <w:t>.080</w:t>
            </w:r>
          </w:p>
        </w:tc>
        <w:tc>
          <w:tcPr>
            <w:tcW w:w="392" w:type="dxa"/>
            <w:tcBorders>
              <w:top w:val="nil"/>
              <w:left w:val="nil"/>
              <w:bottom w:val="nil"/>
              <w:right w:val="nil"/>
            </w:tcBorders>
            <w:tcMar>
              <w:top w:w="40" w:type="dxa"/>
              <w:left w:w="40" w:type="dxa"/>
              <w:bottom w:w="40" w:type="dxa"/>
              <w:right w:w="40" w:type="dxa"/>
            </w:tcMar>
            <w:vAlign w:val="center"/>
          </w:tcPr>
          <w:p w14:paraId="36DE42FA" w14:textId="77777777" w:rsidR="00830FEF" w:rsidRPr="00222C71" w:rsidRDefault="00830FEF" w:rsidP="002107A9">
            <w:pPr>
              <w:jc w:val="center"/>
              <w:rPr>
                <w:sz w:val="14"/>
                <w:szCs w:val="14"/>
              </w:rPr>
            </w:pPr>
            <w:r w:rsidRPr="00222C71">
              <w:rPr>
                <w:rFonts w:eastAsia="Times New Roman"/>
                <w:sz w:val="14"/>
                <w:szCs w:val="14"/>
              </w:rPr>
              <w:t>.111</w:t>
            </w:r>
          </w:p>
        </w:tc>
        <w:tc>
          <w:tcPr>
            <w:tcW w:w="392" w:type="dxa"/>
            <w:tcBorders>
              <w:top w:val="nil"/>
              <w:left w:val="nil"/>
              <w:bottom w:val="nil"/>
              <w:right w:val="nil"/>
            </w:tcBorders>
            <w:tcMar>
              <w:top w:w="40" w:type="dxa"/>
              <w:left w:w="40" w:type="dxa"/>
              <w:bottom w:w="40" w:type="dxa"/>
              <w:right w:w="40" w:type="dxa"/>
            </w:tcMar>
            <w:vAlign w:val="center"/>
          </w:tcPr>
          <w:p w14:paraId="07BC4C9C" w14:textId="77777777" w:rsidR="00830FEF" w:rsidRPr="00222C71" w:rsidRDefault="00830FEF" w:rsidP="002107A9">
            <w:pPr>
              <w:jc w:val="center"/>
              <w:rPr>
                <w:sz w:val="14"/>
                <w:szCs w:val="14"/>
              </w:rPr>
            </w:pPr>
            <w:r w:rsidRPr="00222C71">
              <w:rPr>
                <w:rFonts w:eastAsia="Times New Roman"/>
                <w:sz w:val="14"/>
                <w:szCs w:val="14"/>
              </w:rPr>
              <w:t>max</w:t>
            </w:r>
          </w:p>
        </w:tc>
      </w:tr>
      <w:tr w:rsidR="00830FEF" w:rsidRPr="00222C71" w14:paraId="5D27E29B" w14:textId="77777777" w:rsidTr="002107A9">
        <w:trPr>
          <w:gridAfter w:val="1"/>
          <w:wAfter w:w="14" w:type="dxa"/>
          <w:trHeight w:val="296"/>
        </w:trPr>
        <w:tc>
          <w:tcPr>
            <w:tcW w:w="721" w:type="dxa"/>
            <w:tcBorders>
              <w:top w:val="nil"/>
              <w:left w:val="nil"/>
              <w:bottom w:val="nil"/>
              <w:right w:val="nil"/>
            </w:tcBorders>
            <w:tcMar>
              <w:top w:w="40" w:type="dxa"/>
              <w:left w:w="40" w:type="dxa"/>
              <w:bottom w:w="40" w:type="dxa"/>
              <w:right w:w="40" w:type="dxa"/>
            </w:tcMar>
            <w:vAlign w:val="center"/>
          </w:tcPr>
          <w:p w14:paraId="2007B1BA" w14:textId="77777777" w:rsidR="00830FEF" w:rsidRPr="00222C71" w:rsidRDefault="00830FEF" w:rsidP="002107A9">
            <w:pPr>
              <w:rPr>
                <w:sz w:val="14"/>
                <w:szCs w:val="14"/>
              </w:rPr>
            </w:pPr>
            <w:r w:rsidRPr="00222C71">
              <w:rPr>
                <w:rFonts w:eastAsia="Times New Roman"/>
                <w:sz w:val="14"/>
                <w:szCs w:val="14"/>
              </w:rPr>
              <w:t>S_Dbw</w:t>
            </w:r>
          </w:p>
        </w:tc>
        <w:tc>
          <w:tcPr>
            <w:tcW w:w="388" w:type="dxa"/>
            <w:tcBorders>
              <w:top w:val="nil"/>
              <w:left w:val="nil"/>
              <w:bottom w:val="nil"/>
              <w:right w:val="nil"/>
            </w:tcBorders>
            <w:tcMar>
              <w:top w:w="40" w:type="dxa"/>
              <w:left w:w="40" w:type="dxa"/>
              <w:bottom w:w="40" w:type="dxa"/>
              <w:right w:w="40" w:type="dxa"/>
            </w:tcMar>
            <w:vAlign w:val="center"/>
          </w:tcPr>
          <w:p w14:paraId="6239DE2C" w14:textId="77777777" w:rsidR="00830FEF" w:rsidRPr="00222C71" w:rsidRDefault="00830FEF" w:rsidP="002107A9">
            <w:pPr>
              <w:jc w:val="center"/>
              <w:rPr>
                <w:sz w:val="14"/>
                <w:szCs w:val="14"/>
              </w:rPr>
            </w:pPr>
            <w:r w:rsidRPr="00222C71">
              <w:rPr>
                <w:rFonts w:eastAsia="Times New Roman"/>
                <w:sz w:val="14"/>
                <w:szCs w:val="14"/>
              </w:rPr>
              <w:t>1.68</w:t>
            </w:r>
          </w:p>
        </w:tc>
        <w:tc>
          <w:tcPr>
            <w:tcW w:w="389" w:type="dxa"/>
            <w:tcBorders>
              <w:top w:val="nil"/>
              <w:left w:val="nil"/>
              <w:bottom w:val="nil"/>
              <w:right w:val="nil"/>
            </w:tcBorders>
            <w:tcMar>
              <w:top w:w="40" w:type="dxa"/>
              <w:left w:w="40" w:type="dxa"/>
              <w:bottom w:w="40" w:type="dxa"/>
              <w:right w:w="40" w:type="dxa"/>
            </w:tcMar>
            <w:vAlign w:val="center"/>
          </w:tcPr>
          <w:p w14:paraId="610D2143" w14:textId="77777777" w:rsidR="00830FEF" w:rsidRPr="00222C71" w:rsidRDefault="00830FEF" w:rsidP="002107A9">
            <w:pPr>
              <w:jc w:val="center"/>
              <w:rPr>
                <w:sz w:val="14"/>
                <w:szCs w:val="14"/>
              </w:rPr>
            </w:pPr>
            <w:r w:rsidRPr="00222C71">
              <w:rPr>
                <w:rFonts w:eastAsia="Times New Roman"/>
                <w:sz w:val="14"/>
                <w:szCs w:val="14"/>
              </w:rPr>
              <w:t>1.61</w:t>
            </w:r>
          </w:p>
        </w:tc>
        <w:tc>
          <w:tcPr>
            <w:tcW w:w="392" w:type="dxa"/>
            <w:tcBorders>
              <w:top w:val="nil"/>
              <w:left w:val="nil"/>
              <w:bottom w:val="nil"/>
              <w:right w:val="nil"/>
            </w:tcBorders>
            <w:tcMar>
              <w:top w:w="40" w:type="dxa"/>
              <w:left w:w="40" w:type="dxa"/>
              <w:bottom w:w="40" w:type="dxa"/>
              <w:right w:w="40" w:type="dxa"/>
            </w:tcMar>
            <w:vAlign w:val="center"/>
          </w:tcPr>
          <w:p w14:paraId="4FC1FB07" w14:textId="77777777" w:rsidR="00830FEF" w:rsidRPr="00222C71" w:rsidRDefault="00830FEF" w:rsidP="002107A9">
            <w:pPr>
              <w:jc w:val="center"/>
              <w:rPr>
                <w:sz w:val="14"/>
                <w:szCs w:val="14"/>
              </w:rPr>
            </w:pPr>
            <w:r w:rsidRPr="00222C71">
              <w:rPr>
                <w:rFonts w:eastAsia="Times New Roman"/>
                <w:sz w:val="14"/>
                <w:szCs w:val="14"/>
              </w:rPr>
              <w:t>1.72</w:t>
            </w:r>
          </w:p>
        </w:tc>
        <w:tc>
          <w:tcPr>
            <w:tcW w:w="390" w:type="dxa"/>
            <w:tcBorders>
              <w:top w:val="nil"/>
              <w:left w:val="nil"/>
              <w:bottom w:val="nil"/>
              <w:right w:val="nil"/>
            </w:tcBorders>
            <w:tcMar>
              <w:top w:w="40" w:type="dxa"/>
              <w:left w:w="40" w:type="dxa"/>
              <w:bottom w:w="40" w:type="dxa"/>
              <w:right w:w="40" w:type="dxa"/>
            </w:tcMar>
            <w:vAlign w:val="center"/>
          </w:tcPr>
          <w:p w14:paraId="5FC826C4" w14:textId="77777777" w:rsidR="00830FEF" w:rsidRPr="00222C71" w:rsidRDefault="00830FEF" w:rsidP="002107A9">
            <w:pPr>
              <w:jc w:val="center"/>
              <w:rPr>
                <w:sz w:val="14"/>
                <w:szCs w:val="14"/>
              </w:rPr>
            </w:pPr>
            <w:r w:rsidRPr="00222C71">
              <w:rPr>
                <w:rFonts w:eastAsia="Times New Roman"/>
                <w:sz w:val="14"/>
                <w:szCs w:val="14"/>
              </w:rPr>
              <w:t>1.74</w:t>
            </w:r>
          </w:p>
        </w:tc>
        <w:tc>
          <w:tcPr>
            <w:tcW w:w="390" w:type="dxa"/>
            <w:tcBorders>
              <w:top w:val="nil"/>
              <w:left w:val="nil"/>
              <w:bottom w:val="nil"/>
              <w:right w:val="nil"/>
            </w:tcBorders>
            <w:tcMar>
              <w:top w:w="40" w:type="dxa"/>
              <w:left w:w="40" w:type="dxa"/>
              <w:bottom w:w="40" w:type="dxa"/>
              <w:right w:w="40" w:type="dxa"/>
            </w:tcMar>
            <w:vAlign w:val="center"/>
          </w:tcPr>
          <w:p w14:paraId="1C840446" w14:textId="77777777" w:rsidR="00830FEF" w:rsidRPr="00222C71" w:rsidRDefault="00830FEF" w:rsidP="002107A9">
            <w:pPr>
              <w:jc w:val="center"/>
              <w:rPr>
                <w:sz w:val="14"/>
                <w:szCs w:val="14"/>
              </w:rPr>
            </w:pPr>
            <w:r w:rsidRPr="00222C71">
              <w:rPr>
                <w:rFonts w:eastAsia="Times New Roman"/>
                <w:sz w:val="14"/>
                <w:szCs w:val="14"/>
              </w:rPr>
              <w:t>1.67</w:t>
            </w:r>
          </w:p>
        </w:tc>
        <w:tc>
          <w:tcPr>
            <w:tcW w:w="392" w:type="dxa"/>
            <w:tcBorders>
              <w:top w:val="nil"/>
              <w:left w:val="nil"/>
              <w:bottom w:val="nil"/>
              <w:right w:val="nil"/>
            </w:tcBorders>
            <w:tcMar>
              <w:top w:w="40" w:type="dxa"/>
              <w:left w:w="40" w:type="dxa"/>
              <w:bottom w:w="40" w:type="dxa"/>
              <w:right w:w="40" w:type="dxa"/>
            </w:tcMar>
            <w:vAlign w:val="center"/>
          </w:tcPr>
          <w:p w14:paraId="0FA4A775" w14:textId="77777777" w:rsidR="00830FEF" w:rsidRPr="00222C71" w:rsidRDefault="00830FEF" w:rsidP="002107A9">
            <w:pPr>
              <w:jc w:val="center"/>
              <w:rPr>
                <w:sz w:val="14"/>
                <w:szCs w:val="14"/>
              </w:rPr>
            </w:pPr>
            <w:r w:rsidRPr="00222C71">
              <w:rPr>
                <w:rFonts w:eastAsia="Times New Roman"/>
                <w:sz w:val="14"/>
                <w:szCs w:val="14"/>
              </w:rPr>
              <w:t>1.74</w:t>
            </w:r>
          </w:p>
        </w:tc>
        <w:tc>
          <w:tcPr>
            <w:tcW w:w="390" w:type="dxa"/>
            <w:tcBorders>
              <w:top w:val="nil"/>
              <w:left w:val="nil"/>
              <w:bottom w:val="nil"/>
              <w:right w:val="nil"/>
            </w:tcBorders>
            <w:tcMar>
              <w:top w:w="40" w:type="dxa"/>
              <w:left w:w="40" w:type="dxa"/>
              <w:bottom w:w="40" w:type="dxa"/>
              <w:right w:w="40" w:type="dxa"/>
            </w:tcMar>
            <w:vAlign w:val="center"/>
          </w:tcPr>
          <w:p w14:paraId="3AB8E58F" w14:textId="77777777" w:rsidR="00830FEF" w:rsidRPr="00222C71" w:rsidRDefault="00830FEF" w:rsidP="002107A9">
            <w:pPr>
              <w:jc w:val="center"/>
              <w:rPr>
                <w:sz w:val="14"/>
                <w:szCs w:val="14"/>
              </w:rPr>
            </w:pPr>
            <w:r w:rsidRPr="00222C71">
              <w:rPr>
                <w:rFonts w:eastAsia="Times New Roman"/>
                <w:sz w:val="14"/>
                <w:szCs w:val="14"/>
              </w:rPr>
              <w:t>1.75</w:t>
            </w:r>
          </w:p>
        </w:tc>
        <w:tc>
          <w:tcPr>
            <w:tcW w:w="390" w:type="dxa"/>
            <w:tcBorders>
              <w:top w:val="nil"/>
              <w:left w:val="nil"/>
              <w:bottom w:val="nil"/>
              <w:right w:val="nil"/>
            </w:tcBorders>
            <w:tcMar>
              <w:top w:w="40" w:type="dxa"/>
              <w:left w:w="40" w:type="dxa"/>
              <w:bottom w:w="40" w:type="dxa"/>
              <w:right w:w="40" w:type="dxa"/>
            </w:tcMar>
            <w:vAlign w:val="center"/>
          </w:tcPr>
          <w:p w14:paraId="624B5F50" w14:textId="77777777" w:rsidR="00830FEF" w:rsidRPr="00222C71" w:rsidRDefault="00830FEF" w:rsidP="002107A9">
            <w:pPr>
              <w:jc w:val="center"/>
              <w:rPr>
                <w:sz w:val="14"/>
                <w:szCs w:val="14"/>
              </w:rPr>
            </w:pPr>
            <w:r w:rsidRPr="00222C71">
              <w:rPr>
                <w:rFonts w:eastAsia="Times New Roman"/>
                <w:sz w:val="14"/>
                <w:szCs w:val="14"/>
              </w:rPr>
              <w:t>1.68</w:t>
            </w:r>
          </w:p>
        </w:tc>
        <w:tc>
          <w:tcPr>
            <w:tcW w:w="392" w:type="dxa"/>
            <w:tcBorders>
              <w:top w:val="nil"/>
              <w:left w:val="nil"/>
              <w:bottom w:val="nil"/>
              <w:right w:val="nil"/>
            </w:tcBorders>
            <w:tcMar>
              <w:top w:w="40" w:type="dxa"/>
              <w:left w:w="40" w:type="dxa"/>
              <w:bottom w:w="40" w:type="dxa"/>
              <w:right w:w="40" w:type="dxa"/>
            </w:tcMar>
            <w:vAlign w:val="center"/>
          </w:tcPr>
          <w:p w14:paraId="00945B08" w14:textId="77777777" w:rsidR="00830FEF" w:rsidRPr="00222C71" w:rsidRDefault="00830FEF" w:rsidP="002107A9">
            <w:pPr>
              <w:jc w:val="center"/>
              <w:rPr>
                <w:sz w:val="14"/>
                <w:szCs w:val="14"/>
              </w:rPr>
            </w:pPr>
            <w:r w:rsidRPr="00222C71">
              <w:rPr>
                <w:rFonts w:eastAsia="Times New Roman"/>
                <w:sz w:val="14"/>
                <w:szCs w:val="14"/>
              </w:rPr>
              <w:t>1.71</w:t>
            </w:r>
          </w:p>
        </w:tc>
        <w:tc>
          <w:tcPr>
            <w:tcW w:w="392" w:type="dxa"/>
            <w:tcBorders>
              <w:top w:val="nil"/>
              <w:left w:val="nil"/>
              <w:bottom w:val="nil"/>
              <w:right w:val="nil"/>
            </w:tcBorders>
            <w:tcMar>
              <w:top w:w="40" w:type="dxa"/>
              <w:left w:w="40" w:type="dxa"/>
              <w:bottom w:w="40" w:type="dxa"/>
              <w:right w:w="40" w:type="dxa"/>
            </w:tcMar>
            <w:vAlign w:val="center"/>
          </w:tcPr>
          <w:p w14:paraId="5674E2A6" w14:textId="77777777" w:rsidR="00830FEF" w:rsidRPr="00222C71" w:rsidRDefault="00830FEF" w:rsidP="002107A9">
            <w:pPr>
              <w:jc w:val="center"/>
              <w:rPr>
                <w:sz w:val="14"/>
                <w:szCs w:val="14"/>
              </w:rPr>
            </w:pPr>
            <w:r w:rsidRPr="00222C71">
              <w:rPr>
                <w:rFonts w:eastAsia="Times New Roman"/>
                <w:sz w:val="14"/>
                <w:szCs w:val="14"/>
              </w:rPr>
              <w:t>min</w:t>
            </w:r>
          </w:p>
        </w:tc>
      </w:tr>
      <w:tr w:rsidR="00830FEF" w:rsidRPr="00222C71" w14:paraId="28264451" w14:textId="77777777" w:rsidTr="002107A9">
        <w:trPr>
          <w:gridAfter w:val="1"/>
          <w:wAfter w:w="14" w:type="dxa"/>
          <w:trHeight w:val="296"/>
        </w:trPr>
        <w:tc>
          <w:tcPr>
            <w:tcW w:w="721" w:type="dxa"/>
            <w:tcBorders>
              <w:top w:val="nil"/>
              <w:left w:val="nil"/>
              <w:bottom w:val="nil"/>
              <w:right w:val="nil"/>
            </w:tcBorders>
            <w:tcMar>
              <w:top w:w="40" w:type="dxa"/>
              <w:left w:w="40" w:type="dxa"/>
              <w:bottom w:w="40" w:type="dxa"/>
              <w:right w:w="40" w:type="dxa"/>
            </w:tcMar>
            <w:vAlign w:val="center"/>
          </w:tcPr>
          <w:p w14:paraId="5E2D339E" w14:textId="77777777" w:rsidR="00830FEF" w:rsidRPr="00222C71" w:rsidRDefault="00830FEF" w:rsidP="002107A9">
            <w:pPr>
              <w:rPr>
                <w:sz w:val="14"/>
                <w:szCs w:val="14"/>
              </w:rPr>
            </w:pPr>
            <w:r w:rsidRPr="00222C71">
              <w:rPr>
                <w:rFonts w:eastAsia="Times New Roman"/>
                <w:sz w:val="14"/>
                <w:szCs w:val="14"/>
              </w:rPr>
              <w:t>AIC</w:t>
            </w:r>
          </w:p>
        </w:tc>
        <w:tc>
          <w:tcPr>
            <w:tcW w:w="388" w:type="dxa"/>
            <w:tcBorders>
              <w:top w:val="nil"/>
              <w:left w:val="nil"/>
              <w:bottom w:val="nil"/>
              <w:right w:val="nil"/>
            </w:tcBorders>
            <w:tcMar>
              <w:top w:w="40" w:type="dxa"/>
              <w:left w:w="40" w:type="dxa"/>
              <w:bottom w:w="40" w:type="dxa"/>
              <w:right w:w="40" w:type="dxa"/>
            </w:tcMar>
            <w:vAlign w:val="center"/>
          </w:tcPr>
          <w:p w14:paraId="0722100A" w14:textId="77777777" w:rsidR="00830FEF" w:rsidRPr="00222C71" w:rsidRDefault="00830FEF" w:rsidP="002107A9">
            <w:pPr>
              <w:jc w:val="center"/>
              <w:rPr>
                <w:sz w:val="14"/>
                <w:szCs w:val="14"/>
              </w:rPr>
            </w:pPr>
            <w:r w:rsidRPr="00222C71">
              <w:rPr>
                <w:rFonts w:eastAsia="Times New Roman"/>
                <w:sz w:val="14"/>
                <w:szCs w:val="14"/>
              </w:rPr>
              <w:t>61625.8</w:t>
            </w:r>
          </w:p>
        </w:tc>
        <w:tc>
          <w:tcPr>
            <w:tcW w:w="389" w:type="dxa"/>
            <w:tcBorders>
              <w:top w:val="nil"/>
              <w:left w:val="nil"/>
              <w:bottom w:val="nil"/>
              <w:right w:val="nil"/>
            </w:tcBorders>
            <w:tcMar>
              <w:top w:w="40" w:type="dxa"/>
              <w:left w:w="40" w:type="dxa"/>
              <w:bottom w:w="40" w:type="dxa"/>
              <w:right w:w="40" w:type="dxa"/>
            </w:tcMar>
            <w:vAlign w:val="center"/>
          </w:tcPr>
          <w:p w14:paraId="40CE08BA" w14:textId="77777777" w:rsidR="00830FEF" w:rsidRPr="00222C71" w:rsidRDefault="00830FEF" w:rsidP="002107A9">
            <w:pPr>
              <w:jc w:val="center"/>
              <w:rPr>
                <w:sz w:val="14"/>
                <w:szCs w:val="14"/>
              </w:rPr>
            </w:pPr>
            <w:r w:rsidRPr="00222C71">
              <w:rPr>
                <w:rFonts w:eastAsia="Times New Roman"/>
                <w:sz w:val="14"/>
                <w:szCs w:val="14"/>
              </w:rPr>
              <w:t>226617.0</w:t>
            </w:r>
          </w:p>
        </w:tc>
        <w:tc>
          <w:tcPr>
            <w:tcW w:w="392" w:type="dxa"/>
            <w:tcBorders>
              <w:top w:val="nil"/>
              <w:left w:val="nil"/>
              <w:bottom w:val="nil"/>
              <w:right w:val="nil"/>
            </w:tcBorders>
            <w:tcMar>
              <w:top w:w="40" w:type="dxa"/>
              <w:left w:w="40" w:type="dxa"/>
              <w:bottom w:w="40" w:type="dxa"/>
              <w:right w:w="40" w:type="dxa"/>
            </w:tcMar>
            <w:vAlign w:val="center"/>
          </w:tcPr>
          <w:p w14:paraId="3B31B125" w14:textId="77777777" w:rsidR="00830FEF" w:rsidRPr="00222C71" w:rsidRDefault="00830FEF" w:rsidP="002107A9">
            <w:pPr>
              <w:jc w:val="center"/>
              <w:rPr>
                <w:sz w:val="14"/>
                <w:szCs w:val="14"/>
              </w:rPr>
            </w:pPr>
            <w:r w:rsidRPr="00222C71">
              <w:rPr>
                <w:rFonts w:eastAsia="Times New Roman"/>
                <w:sz w:val="14"/>
                <w:szCs w:val="14"/>
              </w:rPr>
              <w:t>62346.0</w:t>
            </w:r>
          </w:p>
        </w:tc>
        <w:tc>
          <w:tcPr>
            <w:tcW w:w="390" w:type="dxa"/>
            <w:tcBorders>
              <w:top w:val="nil"/>
              <w:left w:val="nil"/>
              <w:bottom w:val="nil"/>
              <w:right w:val="nil"/>
            </w:tcBorders>
            <w:tcMar>
              <w:top w:w="40" w:type="dxa"/>
              <w:left w:w="40" w:type="dxa"/>
              <w:bottom w:w="40" w:type="dxa"/>
              <w:right w:w="40" w:type="dxa"/>
            </w:tcMar>
            <w:vAlign w:val="center"/>
          </w:tcPr>
          <w:p w14:paraId="7C65AFA8" w14:textId="77777777" w:rsidR="00830FEF" w:rsidRPr="00222C71" w:rsidRDefault="00830FEF" w:rsidP="002107A9">
            <w:pPr>
              <w:jc w:val="center"/>
              <w:rPr>
                <w:sz w:val="14"/>
                <w:szCs w:val="14"/>
              </w:rPr>
            </w:pPr>
            <w:r w:rsidRPr="00222C71">
              <w:rPr>
                <w:rFonts w:eastAsia="Times New Roman"/>
                <w:sz w:val="14"/>
                <w:szCs w:val="14"/>
              </w:rPr>
              <w:t>52841.5</w:t>
            </w:r>
          </w:p>
        </w:tc>
        <w:tc>
          <w:tcPr>
            <w:tcW w:w="390" w:type="dxa"/>
            <w:tcBorders>
              <w:top w:val="nil"/>
              <w:left w:val="nil"/>
              <w:bottom w:val="nil"/>
              <w:right w:val="nil"/>
            </w:tcBorders>
            <w:tcMar>
              <w:top w:w="40" w:type="dxa"/>
              <w:left w:w="40" w:type="dxa"/>
              <w:bottom w:w="40" w:type="dxa"/>
              <w:right w:w="40" w:type="dxa"/>
            </w:tcMar>
            <w:vAlign w:val="center"/>
          </w:tcPr>
          <w:p w14:paraId="6410AA5A" w14:textId="77777777" w:rsidR="00830FEF" w:rsidRPr="00222C71" w:rsidRDefault="00830FEF" w:rsidP="002107A9">
            <w:pPr>
              <w:jc w:val="center"/>
              <w:rPr>
                <w:sz w:val="14"/>
                <w:szCs w:val="14"/>
              </w:rPr>
            </w:pPr>
            <w:r w:rsidRPr="00222C71">
              <w:rPr>
                <w:rFonts w:eastAsia="Times New Roman"/>
                <w:sz w:val="14"/>
                <w:szCs w:val="14"/>
              </w:rPr>
              <w:t>226293.0</w:t>
            </w:r>
          </w:p>
        </w:tc>
        <w:tc>
          <w:tcPr>
            <w:tcW w:w="392" w:type="dxa"/>
            <w:tcBorders>
              <w:top w:val="nil"/>
              <w:left w:val="nil"/>
              <w:bottom w:val="nil"/>
              <w:right w:val="nil"/>
            </w:tcBorders>
            <w:tcMar>
              <w:top w:w="40" w:type="dxa"/>
              <w:left w:w="40" w:type="dxa"/>
              <w:bottom w:w="40" w:type="dxa"/>
              <w:right w:w="40" w:type="dxa"/>
            </w:tcMar>
            <w:vAlign w:val="center"/>
          </w:tcPr>
          <w:p w14:paraId="6E64354E" w14:textId="77777777" w:rsidR="00830FEF" w:rsidRPr="00222C71" w:rsidRDefault="00830FEF" w:rsidP="002107A9">
            <w:pPr>
              <w:jc w:val="center"/>
              <w:rPr>
                <w:sz w:val="14"/>
                <w:szCs w:val="14"/>
              </w:rPr>
            </w:pPr>
            <w:r w:rsidRPr="00222C71">
              <w:rPr>
                <w:rFonts w:eastAsia="Times New Roman"/>
                <w:sz w:val="14"/>
                <w:szCs w:val="14"/>
              </w:rPr>
              <w:t>53897.2</w:t>
            </w:r>
          </w:p>
        </w:tc>
        <w:tc>
          <w:tcPr>
            <w:tcW w:w="390" w:type="dxa"/>
            <w:tcBorders>
              <w:top w:val="nil"/>
              <w:left w:val="nil"/>
              <w:bottom w:val="nil"/>
              <w:right w:val="nil"/>
            </w:tcBorders>
            <w:tcMar>
              <w:top w:w="40" w:type="dxa"/>
              <w:left w:w="40" w:type="dxa"/>
              <w:bottom w:w="40" w:type="dxa"/>
              <w:right w:w="40" w:type="dxa"/>
            </w:tcMar>
            <w:vAlign w:val="center"/>
          </w:tcPr>
          <w:p w14:paraId="155DDFC8" w14:textId="77777777" w:rsidR="00830FEF" w:rsidRPr="00222C71" w:rsidRDefault="00830FEF" w:rsidP="002107A9">
            <w:pPr>
              <w:jc w:val="center"/>
              <w:rPr>
                <w:sz w:val="14"/>
                <w:szCs w:val="14"/>
              </w:rPr>
            </w:pPr>
            <w:r w:rsidRPr="00222C71">
              <w:rPr>
                <w:rFonts w:eastAsia="Times New Roman"/>
                <w:sz w:val="14"/>
                <w:szCs w:val="14"/>
              </w:rPr>
              <w:t>47507.5</w:t>
            </w:r>
          </w:p>
        </w:tc>
        <w:tc>
          <w:tcPr>
            <w:tcW w:w="390" w:type="dxa"/>
            <w:tcBorders>
              <w:top w:val="nil"/>
              <w:left w:val="nil"/>
              <w:bottom w:val="nil"/>
              <w:right w:val="nil"/>
            </w:tcBorders>
            <w:tcMar>
              <w:top w:w="40" w:type="dxa"/>
              <w:left w:w="40" w:type="dxa"/>
              <w:bottom w:w="40" w:type="dxa"/>
              <w:right w:w="40" w:type="dxa"/>
            </w:tcMar>
            <w:vAlign w:val="center"/>
          </w:tcPr>
          <w:p w14:paraId="4D5ECB9B" w14:textId="77777777" w:rsidR="00830FEF" w:rsidRPr="00222C71" w:rsidRDefault="00830FEF" w:rsidP="002107A9">
            <w:pPr>
              <w:jc w:val="center"/>
              <w:rPr>
                <w:sz w:val="14"/>
                <w:szCs w:val="14"/>
              </w:rPr>
            </w:pPr>
            <w:r w:rsidRPr="00222C71">
              <w:rPr>
                <w:rFonts w:eastAsia="Times New Roman"/>
                <w:sz w:val="14"/>
                <w:szCs w:val="14"/>
              </w:rPr>
              <w:t>225174.5</w:t>
            </w:r>
          </w:p>
        </w:tc>
        <w:tc>
          <w:tcPr>
            <w:tcW w:w="392" w:type="dxa"/>
            <w:tcBorders>
              <w:top w:val="nil"/>
              <w:left w:val="nil"/>
              <w:bottom w:val="nil"/>
              <w:right w:val="nil"/>
            </w:tcBorders>
            <w:tcMar>
              <w:top w:w="40" w:type="dxa"/>
              <w:left w:w="40" w:type="dxa"/>
              <w:bottom w:w="40" w:type="dxa"/>
              <w:right w:w="40" w:type="dxa"/>
            </w:tcMar>
            <w:vAlign w:val="center"/>
          </w:tcPr>
          <w:p w14:paraId="48B5CBE1" w14:textId="77777777" w:rsidR="00830FEF" w:rsidRPr="00222C71" w:rsidRDefault="00830FEF" w:rsidP="002107A9">
            <w:pPr>
              <w:jc w:val="center"/>
              <w:rPr>
                <w:sz w:val="14"/>
                <w:szCs w:val="14"/>
              </w:rPr>
            </w:pPr>
            <w:r w:rsidRPr="00222C71">
              <w:rPr>
                <w:rFonts w:eastAsia="Times New Roman"/>
                <w:sz w:val="14"/>
                <w:szCs w:val="14"/>
              </w:rPr>
              <w:t>49247.8</w:t>
            </w:r>
          </w:p>
        </w:tc>
        <w:tc>
          <w:tcPr>
            <w:tcW w:w="392" w:type="dxa"/>
            <w:tcBorders>
              <w:top w:val="nil"/>
              <w:left w:val="nil"/>
              <w:bottom w:val="nil"/>
              <w:right w:val="nil"/>
            </w:tcBorders>
            <w:tcMar>
              <w:top w:w="40" w:type="dxa"/>
              <w:left w:w="40" w:type="dxa"/>
              <w:bottom w:w="40" w:type="dxa"/>
              <w:right w:w="40" w:type="dxa"/>
            </w:tcMar>
            <w:vAlign w:val="center"/>
          </w:tcPr>
          <w:p w14:paraId="015B5706" w14:textId="77777777" w:rsidR="00830FEF" w:rsidRPr="00222C71" w:rsidRDefault="00830FEF" w:rsidP="002107A9">
            <w:pPr>
              <w:jc w:val="center"/>
              <w:rPr>
                <w:sz w:val="14"/>
                <w:szCs w:val="14"/>
              </w:rPr>
            </w:pPr>
            <w:r w:rsidRPr="00222C71">
              <w:rPr>
                <w:rFonts w:eastAsia="Times New Roman"/>
                <w:sz w:val="14"/>
                <w:szCs w:val="14"/>
              </w:rPr>
              <w:t>min</w:t>
            </w:r>
          </w:p>
        </w:tc>
      </w:tr>
      <w:tr w:rsidR="00830FEF" w:rsidRPr="00222C71" w14:paraId="64FDDACB" w14:textId="77777777" w:rsidTr="002107A9">
        <w:trPr>
          <w:gridAfter w:val="1"/>
          <w:wAfter w:w="14" w:type="dxa"/>
          <w:trHeight w:val="296"/>
        </w:trPr>
        <w:tc>
          <w:tcPr>
            <w:tcW w:w="721" w:type="dxa"/>
            <w:tcBorders>
              <w:top w:val="nil"/>
              <w:left w:val="nil"/>
              <w:bottom w:val="nil"/>
              <w:right w:val="nil"/>
            </w:tcBorders>
            <w:tcMar>
              <w:top w:w="40" w:type="dxa"/>
              <w:left w:w="40" w:type="dxa"/>
              <w:bottom w:w="40" w:type="dxa"/>
              <w:right w:w="40" w:type="dxa"/>
            </w:tcMar>
            <w:vAlign w:val="center"/>
          </w:tcPr>
          <w:p w14:paraId="5F17A7AC" w14:textId="77777777" w:rsidR="00830FEF" w:rsidRPr="00222C71" w:rsidRDefault="00830FEF" w:rsidP="002107A9">
            <w:pPr>
              <w:rPr>
                <w:sz w:val="14"/>
                <w:szCs w:val="14"/>
              </w:rPr>
            </w:pPr>
            <w:r w:rsidRPr="00222C71">
              <w:rPr>
                <w:rFonts w:eastAsia="Times New Roman"/>
                <w:sz w:val="14"/>
                <w:szCs w:val="14"/>
              </w:rPr>
              <w:t>BIC</w:t>
            </w:r>
          </w:p>
        </w:tc>
        <w:tc>
          <w:tcPr>
            <w:tcW w:w="388" w:type="dxa"/>
            <w:tcBorders>
              <w:top w:val="nil"/>
              <w:left w:val="nil"/>
              <w:bottom w:val="nil"/>
              <w:right w:val="nil"/>
            </w:tcBorders>
            <w:tcMar>
              <w:top w:w="40" w:type="dxa"/>
              <w:left w:w="40" w:type="dxa"/>
              <w:bottom w:w="40" w:type="dxa"/>
              <w:right w:w="40" w:type="dxa"/>
            </w:tcMar>
            <w:vAlign w:val="center"/>
          </w:tcPr>
          <w:p w14:paraId="29886B6F" w14:textId="77777777" w:rsidR="00830FEF" w:rsidRPr="00222C71" w:rsidRDefault="00830FEF" w:rsidP="002107A9">
            <w:pPr>
              <w:jc w:val="center"/>
              <w:rPr>
                <w:sz w:val="14"/>
                <w:szCs w:val="14"/>
              </w:rPr>
            </w:pPr>
            <w:r w:rsidRPr="00222C71">
              <w:rPr>
                <w:rFonts w:eastAsia="Times New Roman"/>
                <w:sz w:val="14"/>
                <w:szCs w:val="14"/>
              </w:rPr>
              <w:t>61761.2</w:t>
            </w:r>
          </w:p>
        </w:tc>
        <w:tc>
          <w:tcPr>
            <w:tcW w:w="389" w:type="dxa"/>
            <w:tcBorders>
              <w:top w:val="nil"/>
              <w:left w:val="nil"/>
              <w:bottom w:val="nil"/>
              <w:right w:val="nil"/>
            </w:tcBorders>
            <w:tcMar>
              <w:top w:w="40" w:type="dxa"/>
              <w:left w:w="40" w:type="dxa"/>
              <w:bottom w:w="40" w:type="dxa"/>
              <w:right w:w="40" w:type="dxa"/>
            </w:tcMar>
            <w:vAlign w:val="center"/>
          </w:tcPr>
          <w:p w14:paraId="718E395E" w14:textId="77777777" w:rsidR="00830FEF" w:rsidRPr="00222C71" w:rsidRDefault="00830FEF" w:rsidP="002107A9">
            <w:pPr>
              <w:jc w:val="center"/>
              <w:rPr>
                <w:sz w:val="14"/>
                <w:szCs w:val="14"/>
              </w:rPr>
            </w:pPr>
            <w:r w:rsidRPr="00222C71">
              <w:rPr>
                <w:rFonts w:eastAsia="Times New Roman"/>
                <w:sz w:val="14"/>
                <w:szCs w:val="14"/>
              </w:rPr>
              <w:t>227241.4</w:t>
            </w:r>
          </w:p>
        </w:tc>
        <w:tc>
          <w:tcPr>
            <w:tcW w:w="392" w:type="dxa"/>
            <w:tcBorders>
              <w:top w:val="nil"/>
              <w:left w:val="nil"/>
              <w:bottom w:val="nil"/>
              <w:right w:val="nil"/>
            </w:tcBorders>
            <w:tcMar>
              <w:top w:w="40" w:type="dxa"/>
              <w:left w:w="40" w:type="dxa"/>
              <w:bottom w:w="40" w:type="dxa"/>
              <w:right w:w="40" w:type="dxa"/>
            </w:tcMar>
            <w:vAlign w:val="center"/>
          </w:tcPr>
          <w:p w14:paraId="783BC641" w14:textId="77777777" w:rsidR="00830FEF" w:rsidRPr="00222C71" w:rsidRDefault="00830FEF" w:rsidP="002107A9">
            <w:pPr>
              <w:jc w:val="center"/>
              <w:rPr>
                <w:sz w:val="14"/>
                <w:szCs w:val="14"/>
              </w:rPr>
            </w:pPr>
            <w:r w:rsidRPr="00222C71">
              <w:rPr>
                <w:rFonts w:eastAsia="Times New Roman"/>
                <w:sz w:val="14"/>
                <w:szCs w:val="14"/>
              </w:rPr>
              <w:t>62481.4</w:t>
            </w:r>
          </w:p>
        </w:tc>
        <w:tc>
          <w:tcPr>
            <w:tcW w:w="390" w:type="dxa"/>
            <w:tcBorders>
              <w:top w:val="nil"/>
              <w:left w:val="nil"/>
              <w:bottom w:val="nil"/>
              <w:right w:val="nil"/>
            </w:tcBorders>
            <w:tcMar>
              <w:top w:w="40" w:type="dxa"/>
              <w:left w:w="40" w:type="dxa"/>
              <w:bottom w:w="40" w:type="dxa"/>
              <w:right w:w="40" w:type="dxa"/>
            </w:tcMar>
            <w:vAlign w:val="center"/>
          </w:tcPr>
          <w:p w14:paraId="2831963D" w14:textId="77777777" w:rsidR="00830FEF" w:rsidRPr="00222C71" w:rsidRDefault="00830FEF" w:rsidP="002107A9">
            <w:pPr>
              <w:jc w:val="center"/>
              <w:rPr>
                <w:sz w:val="14"/>
                <w:szCs w:val="14"/>
              </w:rPr>
            </w:pPr>
            <w:r w:rsidRPr="00222C71">
              <w:rPr>
                <w:rFonts w:eastAsia="Times New Roman"/>
                <w:sz w:val="14"/>
                <w:szCs w:val="14"/>
              </w:rPr>
              <w:t>53067.2</w:t>
            </w:r>
          </w:p>
        </w:tc>
        <w:tc>
          <w:tcPr>
            <w:tcW w:w="390" w:type="dxa"/>
            <w:tcBorders>
              <w:top w:val="nil"/>
              <w:left w:val="nil"/>
              <w:bottom w:val="nil"/>
              <w:right w:val="nil"/>
            </w:tcBorders>
            <w:tcMar>
              <w:top w:w="40" w:type="dxa"/>
              <w:left w:w="40" w:type="dxa"/>
              <w:bottom w:w="40" w:type="dxa"/>
              <w:right w:w="40" w:type="dxa"/>
            </w:tcMar>
            <w:vAlign w:val="center"/>
          </w:tcPr>
          <w:p w14:paraId="115D67EC" w14:textId="77777777" w:rsidR="00830FEF" w:rsidRPr="00222C71" w:rsidRDefault="00830FEF" w:rsidP="002107A9">
            <w:pPr>
              <w:jc w:val="center"/>
              <w:rPr>
                <w:sz w:val="14"/>
                <w:szCs w:val="14"/>
              </w:rPr>
            </w:pPr>
            <w:r w:rsidRPr="00222C71">
              <w:rPr>
                <w:rFonts w:eastAsia="Times New Roman"/>
                <w:sz w:val="14"/>
                <w:szCs w:val="14"/>
              </w:rPr>
              <w:t>227338.7</w:t>
            </w:r>
          </w:p>
        </w:tc>
        <w:tc>
          <w:tcPr>
            <w:tcW w:w="392" w:type="dxa"/>
            <w:tcBorders>
              <w:top w:val="nil"/>
              <w:left w:val="nil"/>
              <w:bottom w:val="nil"/>
              <w:right w:val="nil"/>
            </w:tcBorders>
            <w:tcMar>
              <w:top w:w="40" w:type="dxa"/>
              <w:left w:w="40" w:type="dxa"/>
              <w:bottom w:w="40" w:type="dxa"/>
              <w:right w:w="40" w:type="dxa"/>
            </w:tcMar>
            <w:vAlign w:val="center"/>
          </w:tcPr>
          <w:p w14:paraId="47688055" w14:textId="77777777" w:rsidR="00830FEF" w:rsidRPr="00222C71" w:rsidRDefault="00830FEF" w:rsidP="002107A9">
            <w:pPr>
              <w:jc w:val="center"/>
              <w:rPr>
                <w:sz w:val="14"/>
                <w:szCs w:val="14"/>
              </w:rPr>
            </w:pPr>
            <w:r w:rsidRPr="00222C71">
              <w:rPr>
                <w:rFonts w:eastAsia="Times New Roman"/>
                <w:sz w:val="14"/>
                <w:szCs w:val="14"/>
              </w:rPr>
              <w:t>54122.9</w:t>
            </w:r>
          </w:p>
        </w:tc>
        <w:tc>
          <w:tcPr>
            <w:tcW w:w="390" w:type="dxa"/>
            <w:tcBorders>
              <w:top w:val="nil"/>
              <w:left w:val="nil"/>
              <w:bottom w:val="nil"/>
              <w:right w:val="nil"/>
            </w:tcBorders>
            <w:tcMar>
              <w:top w:w="40" w:type="dxa"/>
              <w:left w:w="40" w:type="dxa"/>
              <w:bottom w:w="40" w:type="dxa"/>
              <w:right w:w="40" w:type="dxa"/>
            </w:tcMar>
            <w:vAlign w:val="center"/>
          </w:tcPr>
          <w:p w14:paraId="0F100E2E" w14:textId="77777777" w:rsidR="00830FEF" w:rsidRPr="00222C71" w:rsidRDefault="00830FEF" w:rsidP="002107A9">
            <w:pPr>
              <w:jc w:val="center"/>
              <w:rPr>
                <w:sz w:val="14"/>
                <w:szCs w:val="14"/>
              </w:rPr>
            </w:pPr>
            <w:r w:rsidRPr="00222C71">
              <w:rPr>
                <w:rFonts w:eastAsia="Times New Roman"/>
                <w:sz w:val="14"/>
                <w:szCs w:val="14"/>
              </w:rPr>
              <w:t>47823.4</w:t>
            </w:r>
          </w:p>
        </w:tc>
        <w:tc>
          <w:tcPr>
            <w:tcW w:w="390" w:type="dxa"/>
            <w:tcBorders>
              <w:top w:val="nil"/>
              <w:left w:val="nil"/>
              <w:bottom w:val="nil"/>
              <w:right w:val="nil"/>
            </w:tcBorders>
            <w:tcMar>
              <w:top w:w="40" w:type="dxa"/>
              <w:left w:w="40" w:type="dxa"/>
              <w:bottom w:w="40" w:type="dxa"/>
              <w:right w:w="40" w:type="dxa"/>
            </w:tcMar>
            <w:vAlign w:val="center"/>
          </w:tcPr>
          <w:p w14:paraId="75FCB141" w14:textId="77777777" w:rsidR="00830FEF" w:rsidRPr="00222C71" w:rsidRDefault="00830FEF" w:rsidP="002107A9">
            <w:pPr>
              <w:jc w:val="center"/>
              <w:rPr>
                <w:sz w:val="14"/>
                <w:szCs w:val="14"/>
              </w:rPr>
            </w:pPr>
            <w:r w:rsidRPr="00222C71">
              <w:rPr>
                <w:rFonts w:eastAsia="Times New Roman"/>
                <w:sz w:val="14"/>
                <w:szCs w:val="14"/>
              </w:rPr>
              <w:t>226641.4</w:t>
            </w:r>
          </w:p>
        </w:tc>
        <w:tc>
          <w:tcPr>
            <w:tcW w:w="392" w:type="dxa"/>
            <w:tcBorders>
              <w:top w:val="nil"/>
              <w:left w:val="nil"/>
              <w:bottom w:val="nil"/>
              <w:right w:val="nil"/>
            </w:tcBorders>
            <w:tcMar>
              <w:top w:w="40" w:type="dxa"/>
              <w:left w:w="40" w:type="dxa"/>
              <w:bottom w:w="40" w:type="dxa"/>
              <w:right w:w="40" w:type="dxa"/>
            </w:tcMar>
            <w:vAlign w:val="center"/>
          </w:tcPr>
          <w:p w14:paraId="7A2913CE" w14:textId="77777777" w:rsidR="00830FEF" w:rsidRPr="00222C71" w:rsidRDefault="00830FEF" w:rsidP="002107A9">
            <w:pPr>
              <w:jc w:val="center"/>
              <w:rPr>
                <w:sz w:val="14"/>
                <w:szCs w:val="14"/>
              </w:rPr>
            </w:pPr>
            <w:r w:rsidRPr="00222C71">
              <w:rPr>
                <w:rFonts w:eastAsia="Times New Roman"/>
                <w:sz w:val="14"/>
                <w:szCs w:val="14"/>
              </w:rPr>
              <w:t>49563.7</w:t>
            </w:r>
          </w:p>
        </w:tc>
        <w:tc>
          <w:tcPr>
            <w:tcW w:w="392" w:type="dxa"/>
            <w:tcBorders>
              <w:top w:val="nil"/>
              <w:left w:val="nil"/>
              <w:bottom w:val="nil"/>
              <w:right w:val="nil"/>
            </w:tcBorders>
            <w:tcMar>
              <w:top w:w="40" w:type="dxa"/>
              <w:left w:w="40" w:type="dxa"/>
              <w:bottom w:w="40" w:type="dxa"/>
              <w:right w:w="40" w:type="dxa"/>
            </w:tcMar>
            <w:vAlign w:val="center"/>
          </w:tcPr>
          <w:p w14:paraId="14E9B628" w14:textId="77777777" w:rsidR="00830FEF" w:rsidRPr="00222C71" w:rsidRDefault="00830FEF" w:rsidP="002107A9">
            <w:pPr>
              <w:jc w:val="center"/>
              <w:rPr>
                <w:sz w:val="14"/>
                <w:szCs w:val="14"/>
              </w:rPr>
            </w:pPr>
            <w:r w:rsidRPr="00222C71">
              <w:rPr>
                <w:rFonts w:eastAsia="Times New Roman"/>
                <w:sz w:val="14"/>
                <w:szCs w:val="14"/>
              </w:rPr>
              <w:t>min</w:t>
            </w:r>
          </w:p>
        </w:tc>
      </w:tr>
      <w:tr w:rsidR="00830FEF" w:rsidRPr="00222C71" w14:paraId="1ABED6D3" w14:textId="77777777" w:rsidTr="002107A9">
        <w:trPr>
          <w:gridAfter w:val="1"/>
          <w:wAfter w:w="14" w:type="dxa"/>
          <w:trHeight w:val="296"/>
        </w:trPr>
        <w:tc>
          <w:tcPr>
            <w:tcW w:w="721" w:type="dxa"/>
            <w:tcBorders>
              <w:top w:val="nil"/>
              <w:left w:val="nil"/>
              <w:bottom w:val="nil"/>
              <w:right w:val="nil"/>
            </w:tcBorders>
            <w:tcMar>
              <w:top w:w="40" w:type="dxa"/>
              <w:left w:w="40" w:type="dxa"/>
              <w:bottom w:w="40" w:type="dxa"/>
              <w:right w:w="40" w:type="dxa"/>
            </w:tcMar>
            <w:vAlign w:val="center"/>
          </w:tcPr>
          <w:p w14:paraId="79BF9BC6" w14:textId="77777777" w:rsidR="00830FEF" w:rsidRPr="00222C71" w:rsidRDefault="00830FEF" w:rsidP="002107A9">
            <w:pPr>
              <w:rPr>
                <w:sz w:val="14"/>
                <w:szCs w:val="14"/>
              </w:rPr>
            </w:pPr>
            <w:r w:rsidRPr="00222C71">
              <w:rPr>
                <w:rFonts w:eastAsia="Times New Roman"/>
                <w:sz w:val="14"/>
                <w:szCs w:val="14"/>
              </w:rPr>
              <w:t>Cohen's kappa</w:t>
            </w:r>
          </w:p>
        </w:tc>
        <w:tc>
          <w:tcPr>
            <w:tcW w:w="388" w:type="dxa"/>
            <w:tcBorders>
              <w:top w:val="nil"/>
              <w:left w:val="nil"/>
              <w:bottom w:val="nil"/>
              <w:right w:val="nil"/>
            </w:tcBorders>
            <w:tcMar>
              <w:top w:w="40" w:type="dxa"/>
              <w:left w:w="40" w:type="dxa"/>
              <w:bottom w:w="40" w:type="dxa"/>
              <w:right w:w="40" w:type="dxa"/>
            </w:tcMar>
            <w:vAlign w:val="center"/>
          </w:tcPr>
          <w:p w14:paraId="46C7E8B3" w14:textId="77777777" w:rsidR="00830FEF" w:rsidRPr="00222C71" w:rsidRDefault="00830FEF" w:rsidP="002107A9">
            <w:pPr>
              <w:jc w:val="center"/>
              <w:rPr>
                <w:sz w:val="14"/>
                <w:szCs w:val="14"/>
              </w:rPr>
            </w:pPr>
            <w:r w:rsidRPr="00222C71">
              <w:rPr>
                <w:rFonts w:eastAsia="Times New Roman"/>
                <w:sz w:val="14"/>
                <w:szCs w:val="14"/>
              </w:rPr>
              <w:t>.12</w:t>
            </w:r>
          </w:p>
        </w:tc>
        <w:tc>
          <w:tcPr>
            <w:tcW w:w="389" w:type="dxa"/>
            <w:tcBorders>
              <w:top w:val="nil"/>
              <w:left w:val="nil"/>
              <w:bottom w:val="nil"/>
              <w:right w:val="nil"/>
            </w:tcBorders>
            <w:tcMar>
              <w:top w:w="40" w:type="dxa"/>
              <w:left w:w="40" w:type="dxa"/>
              <w:bottom w:w="40" w:type="dxa"/>
              <w:right w:w="40" w:type="dxa"/>
            </w:tcMar>
            <w:vAlign w:val="center"/>
          </w:tcPr>
          <w:p w14:paraId="7E36F8E9" w14:textId="77777777" w:rsidR="00830FEF" w:rsidRPr="00222C71" w:rsidRDefault="00830FEF" w:rsidP="002107A9">
            <w:pPr>
              <w:jc w:val="center"/>
              <w:rPr>
                <w:sz w:val="14"/>
                <w:szCs w:val="14"/>
              </w:rPr>
            </w:pPr>
            <w:r w:rsidRPr="00222C71">
              <w:rPr>
                <w:rFonts w:eastAsia="Times New Roman"/>
                <w:sz w:val="14"/>
                <w:szCs w:val="14"/>
              </w:rPr>
              <w:t>.10</w:t>
            </w:r>
          </w:p>
        </w:tc>
        <w:tc>
          <w:tcPr>
            <w:tcW w:w="392" w:type="dxa"/>
            <w:tcBorders>
              <w:top w:val="nil"/>
              <w:left w:val="nil"/>
              <w:bottom w:val="nil"/>
              <w:right w:val="nil"/>
            </w:tcBorders>
            <w:tcMar>
              <w:top w:w="40" w:type="dxa"/>
              <w:left w:w="40" w:type="dxa"/>
              <w:bottom w:w="40" w:type="dxa"/>
              <w:right w:w="40" w:type="dxa"/>
            </w:tcMar>
            <w:vAlign w:val="center"/>
          </w:tcPr>
          <w:p w14:paraId="1DF7F357" w14:textId="77777777" w:rsidR="00830FEF" w:rsidRPr="00222C71" w:rsidRDefault="00830FEF" w:rsidP="002107A9">
            <w:pPr>
              <w:jc w:val="center"/>
              <w:rPr>
                <w:sz w:val="14"/>
                <w:szCs w:val="14"/>
              </w:rPr>
            </w:pPr>
            <w:r w:rsidRPr="00222C71">
              <w:rPr>
                <w:rFonts w:eastAsia="Times New Roman"/>
                <w:sz w:val="14"/>
                <w:szCs w:val="14"/>
              </w:rPr>
              <w:t>.01</w:t>
            </w:r>
          </w:p>
        </w:tc>
        <w:tc>
          <w:tcPr>
            <w:tcW w:w="390" w:type="dxa"/>
            <w:tcBorders>
              <w:top w:val="nil"/>
              <w:left w:val="nil"/>
              <w:bottom w:val="nil"/>
              <w:right w:val="nil"/>
            </w:tcBorders>
            <w:tcMar>
              <w:top w:w="40" w:type="dxa"/>
              <w:left w:w="40" w:type="dxa"/>
              <w:bottom w:w="40" w:type="dxa"/>
              <w:right w:w="40" w:type="dxa"/>
            </w:tcMar>
            <w:vAlign w:val="center"/>
          </w:tcPr>
          <w:p w14:paraId="4C3F0B46" w14:textId="77777777" w:rsidR="00830FEF" w:rsidRPr="00222C71" w:rsidRDefault="00830FEF" w:rsidP="002107A9">
            <w:pPr>
              <w:jc w:val="center"/>
              <w:rPr>
                <w:sz w:val="14"/>
                <w:szCs w:val="14"/>
              </w:rPr>
            </w:pPr>
            <w:r w:rsidRPr="00222C71">
              <w:rPr>
                <w:rFonts w:eastAsia="Times New Roman"/>
                <w:sz w:val="14"/>
                <w:szCs w:val="14"/>
              </w:rPr>
              <w:t>.42</w:t>
            </w:r>
          </w:p>
        </w:tc>
        <w:tc>
          <w:tcPr>
            <w:tcW w:w="390" w:type="dxa"/>
            <w:tcBorders>
              <w:top w:val="nil"/>
              <w:left w:val="nil"/>
              <w:bottom w:val="nil"/>
              <w:right w:val="nil"/>
            </w:tcBorders>
            <w:tcMar>
              <w:top w:w="40" w:type="dxa"/>
              <w:left w:w="40" w:type="dxa"/>
              <w:bottom w:w="40" w:type="dxa"/>
              <w:right w:w="40" w:type="dxa"/>
            </w:tcMar>
            <w:vAlign w:val="center"/>
          </w:tcPr>
          <w:p w14:paraId="29A05EE3" w14:textId="77777777" w:rsidR="00830FEF" w:rsidRPr="00222C71" w:rsidRDefault="00830FEF" w:rsidP="002107A9">
            <w:pPr>
              <w:jc w:val="center"/>
              <w:rPr>
                <w:sz w:val="14"/>
                <w:szCs w:val="14"/>
              </w:rPr>
            </w:pPr>
            <w:r w:rsidRPr="00222C71">
              <w:rPr>
                <w:rFonts w:eastAsia="Times New Roman"/>
                <w:sz w:val="14"/>
                <w:szCs w:val="14"/>
              </w:rPr>
              <w:t>.35</w:t>
            </w:r>
          </w:p>
        </w:tc>
        <w:tc>
          <w:tcPr>
            <w:tcW w:w="392" w:type="dxa"/>
            <w:tcBorders>
              <w:top w:val="nil"/>
              <w:left w:val="nil"/>
              <w:bottom w:val="nil"/>
              <w:right w:val="nil"/>
            </w:tcBorders>
            <w:tcMar>
              <w:top w:w="40" w:type="dxa"/>
              <w:left w:w="40" w:type="dxa"/>
              <w:bottom w:w="40" w:type="dxa"/>
              <w:right w:w="40" w:type="dxa"/>
            </w:tcMar>
            <w:vAlign w:val="center"/>
          </w:tcPr>
          <w:p w14:paraId="0864F7DF" w14:textId="77777777" w:rsidR="00830FEF" w:rsidRPr="00222C71" w:rsidRDefault="00830FEF" w:rsidP="002107A9">
            <w:pPr>
              <w:jc w:val="center"/>
              <w:rPr>
                <w:sz w:val="14"/>
                <w:szCs w:val="14"/>
              </w:rPr>
            </w:pPr>
            <w:r w:rsidRPr="00222C71">
              <w:rPr>
                <w:rFonts w:eastAsia="Times New Roman"/>
                <w:sz w:val="14"/>
                <w:szCs w:val="14"/>
              </w:rPr>
              <w:t>.03</w:t>
            </w:r>
          </w:p>
        </w:tc>
        <w:tc>
          <w:tcPr>
            <w:tcW w:w="390" w:type="dxa"/>
            <w:tcBorders>
              <w:top w:val="nil"/>
              <w:left w:val="nil"/>
              <w:bottom w:val="nil"/>
              <w:right w:val="nil"/>
            </w:tcBorders>
            <w:tcMar>
              <w:top w:w="40" w:type="dxa"/>
              <w:left w:w="40" w:type="dxa"/>
              <w:bottom w:w="40" w:type="dxa"/>
              <w:right w:w="40" w:type="dxa"/>
            </w:tcMar>
            <w:vAlign w:val="center"/>
          </w:tcPr>
          <w:p w14:paraId="2485CB7A" w14:textId="77777777" w:rsidR="00830FEF" w:rsidRPr="00222C71" w:rsidRDefault="00830FEF" w:rsidP="002107A9">
            <w:pPr>
              <w:jc w:val="center"/>
              <w:rPr>
                <w:sz w:val="14"/>
                <w:szCs w:val="14"/>
              </w:rPr>
            </w:pPr>
            <w:r w:rsidRPr="00222C71">
              <w:rPr>
                <w:rFonts w:eastAsia="Times New Roman"/>
                <w:sz w:val="14"/>
                <w:szCs w:val="14"/>
              </w:rPr>
              <w:t>.94</w:t>
            </w:r>
          </w:p>
        </w:tc>
        <w:tc>
          <w:tcPr>
            <w:tcW w:w="390" w:type="dxa"/>
            <w:tcBorders>
              <w:top w:val="nil"/>
              <w:left w:val="nil"/>
              <w:bottom w:val="nil"/>
              <w:right w:val="nil"/>
            </w:tcBorders>
            <w:tcMar>
              <w:top w:w="40" w:type="dxa"/>
              <w:left w:w="40" w:type="dxa"/>
              <w:bottom w:w="40" w:type="dxa"/>
              <w:right w:w="40" w:type="dxa"/>
            </w:tcMar>
            <w:vAlign w:val="center"/>
          </w:tcPr>
          <w:p w14:paraId="3BDBDA44" w14:textId="77777777" w:rsidR="00830FEF" w:rsidRPr="00222C71" w:rsidRDefault="00830FEF" w:rsidP="002107A9">
            <w:pPr>
              <w:jc w:val="center"/>
              <w:rPr>
                <w:sz w:val="14"/>
                <w:szCs w:val="14"/>
              </w:rPr>
            </w:pPr>
            <w:r w:rsidRPr="00222C71">
              <w:rPr>
                <w:rFonts w:eastAsia="Times New Roman"/>
                <w:sz w:val="14"/>
                <w:szCs w:val="14"/>
              </w:rPr>
              <w:t>.91</w:t>
            </w:r>
          </w:p>
        </w:tc>
        <w:tc>
          <w:tcPr>
            <w:tcW w:w="392" w:type="dxa"/>
            <w:tcBorders>
              <w:top w:val="nil"/>
              <w:left w:val="nil"/>
              <w:bottom w:val="nil"/>
              <w:right w:val="nil"/>
            </w:tcBorders>
            <w:tcMar>
              <w:top w:w="40" w:type="dxa"/>
              <w:left w:w="40" w:type="dxa"/>
              <w:bottom w:w="40" w:type="dxa"/>
              <w:right w:w="40" w:type="dxa"/>
            </w:tcMar>
            <w:vAlign w:val="center"/>
          </w:tcPr>
          <w:p w14:paraId="7C513F76" w14:textId="77777777" w:rsidR="00830FEF" w:rsidRPr="00222C71" w:rsidRDefault="00830FEF" w:rsidP="002107A9">
            <w:pPr>
              <w:jc w:val="center"/>
              <w:rPr>
                <w:sz w:val="14"/>
                <w:szCs w:val="14"/>
              </w:rPr>
            </w:pPr>
            <w:r w:rsidRPr="00222C71">
              <w:rPr>
                <w:rFonts w:eastAsia="Times New Roman"/>
                <w:sz w:val="14"/>
                <w:szCs w:val="14"/>
              </w:rPr>
              <w:t>.00</w:t>
            </w:r>
          </w:p>
        </w:tc>
        <w:tc>
          <w:tcPr>
            <w:tcW w:w="392" w:type="dxa"/>
            <w:tcBorders>
              <w:top w:val="nil"/>
              <w:left w:val="nil"/>
              <w:bottom w:val="nil"/>
              <w:right w:val="nil"/>
            </w:tcBorders>
            <w:tcMar>
              <w:top w:w="40" w:type="dxa"/>
              <w:left w:w="40" w:type="dxa"/>
              <w:bottom w:w="40" w:type="dxa"/>
              <w:right w:w="40" w:type="dxa"/>
            </w:tcMar>
            <w:vAlign w:val="center"/>
          </w:tcPr>
          <w:p w14:paraId="53FC8D20" w14:textId="77777777" w:rsidR="00830FEF" w:rsidRPr="00222C71" w:rsidRDefault="00830FEF" w:rsidP="002107A9">
            <w:pPr>
              <w:jc w:val="center"/>
              <w:rPr>
                <w:sz w:val="14"/>
                <w:szCs w:val="14"/>
              </w:rPr>
            </w:pPr>
            <w:r w:rsidRPr="00222C71">
              <w:rPr>
                <w:rFonts w:eastAsia="Times New Roman"/>
                <w:sz w:val="14"/>
                <w:szCs w:val="14"/>
              </w:rPr>
              <w:t>max</w:t>
            </w:r>
          </w:p>
        </w:tc>
      </w:tr>
      <w:tr w:rsidR="00830FEF" w:rsidRPr="00222C71" w14:paraId="6F900A50" w14:textId="77777777" w:rsidTr="002107A9">
        <w:trPr>
          <w:gridAfter w:val="1"/>
          <w:wAfter w:w="14" w:type="dxa"/>
          <w:trHeight w:val="296"/>
        </w:trPr>
        <w:tc>
          <w:tcPr>
            <w:tcW w:w="721" w:type="dxa"/>
            <w:tcBorders>
              <w:top w:val="nil"/>
              <w:left w:val="nil"/>
              <w:bottom w:val="single" w:sz="6" w:space="0" w:color="000000"/>
              <w:right w:val="nil"/>
            </w:tcBorders>
            <w:tcMar>
              <w:top w:w="40" w:type="dxa"/>
              <w:left w:w="40" w:type="dxa"/>
              <w:bottom w:w="40" w:type="dxa"/>
              <w:right w:w="40" w:type="dxa"/>
            </w:tcMar>
            <w:vAlign w:val="center"/>
          </w:tcPr>
          <w:p w14:paraId="26441A18" w14:textId="77777777" w:rsidR="00830FEF" w:rsidRPr="00EE27E0" w:rsidRDefault="00830FEF" w:rsidP="002107A9">
            <w:pPr>
              <w:rPr>
                <w:sz w:val="14"/>
                <w:szCs w:val="14"/>
                <w:lang w:eastAsia="ja-JP"/>
              </w:rPr>
            </w:pPr>
            <w:r w:rsidRPr="00222C71">
              <w:rPr>
                <w:rFonts w:eastAsia="Times New Roman"/>
                <w:sz w:val="14"/>
                <w:szCs w:val="14"/>
              </w:rPr>
              <w:t>Adjusted Rand Index (ARI)</w:t>
            </w:r>
          </w:p>
        </w:tc>
        <w:tc>
          <w:tcPr>
            <w:tcW w:w="388" w:type="dxa"/>
            <w:tcBorders>
              <w:top w:val="nil"/>
              <w:left w:val="nil"/>
              <w:bottom w:val="single" w:sz="6" w:space="0" w:color="000000"/>
              <w:right w:val="nil"/>
            </w:tcBorders>
            <w:tcMar>
              <w:top w:w="40" w:type="dxa"/>
              <w:left w:w="40" w:type="dxa"/>
              <w:bottom w:w="40" w:type="dxa"/>
              <w:right w:w="40" w:type="dxa"/>
            </w:tcMar>
            <w:vAlign w:val="center"/>
          </w:tcPr>
          <w:p w14:paraId="1DA9E276" w14:textId="77777777" w:rsidR="00830FEF" w:rsidRPr="00222C71" w:rsidRDefault="00830FEF" w:rsidP="002107A9">
            <w:pPr>
              <w:jc w:val="center"/>
              <w:rPr>
                <w:sz w:val="14"/>
                <w:szCs w:val="14"/>
              </w:rPr>
            </w:pPr>
            <w:r w:rsidRPr="00222C71">
              <w:rPr>
                <w:rFonts w:eastAsia="Times New Roman"/>
                <w:sz w:val="14"/>
                <w:szCs w:val="14"/>
              </w:rPr>
              <w:t>.24</w:t>
            </w:r>
          </w:p>
        </w:tc>
        <w:tc>
          <w:tcPr>
            <w:tcW w:w="389" w:type="dxa"/>
            <w:tcBorders>
              <w:top w:val="nil"/>
              <w:left w:val="nil"/>
              <w:bottom w:val="single" w:sz="6" w:space="0" w:color="000000"/>
              <w:right w:val="nil"/>
            </w:tcBorders>
            <w:tcMar>
              <w:top w:w="40" w:type="dxa"/>
              <w:left w:w="40" w:type="dxa"/>
              <w:bottom w:w="40" w:type="dxa"/>
              <w:right w:w="40" w:type="dxa"/>
            </w:tcMar>
            <w:vAlign w:val="center"/>
          </w:tcPr>
          <w:p w14:paraId="1961973F" w14:textId="77777777" w:rsidR="00830FEF" w:rsidRPr="00222C71" w:rsidRDefault="00830FEF" w:rsidP="002107A9">
            <w:pPr>
              <w:jc w:val="center"/>
              <w:rPr>
                <w:sz w:val="14"/>
                <w:szCs w:val="14"/>
              </w:rPr>
            </w:pPr>
            <w:r w:rsidRPr="00222C71">
              <w:rPr>
                <w:rFonts w:eastAsia="Times New Roman"/>
                <w:sz w:val="14"/>
                <w:szCs w:val="14"/>
              </w:rPr>
              <w:t>.25</w:t>
            </w:r>
          </w:p>
        </w:tc>
        <w:tc>
          <w:tcPr>
            <w:tcW w:w="392" w:type="dxa"/>
            <w:tcBorders>
              <w:top w:val="nil"/>
              <w:left w:val="nil"/>
              <w:bottom w:val="single" w:sz="6" w:space="0" w:color="000000"/>
              <w:right w:val="nil"/>
            </w:tcBorders>
            <w:tcMar>
              <w:top w:w="40" w:type="dxa"/>
              <w:left w:w="40" w:type="dxa"/>
              <w:bottom w:w="40" w:type="dxa"/>
              <w:right w:w="40" w:type="dxa"/>
            </w:tcMar>
            <w:vAlign w:val="center"/>
          </w:tcPr>
          <w:p w14:paraId="4FF3FF36" w14:textId="77777777" w:rsidR="00830FEF" w:rsidRPr="00222C71" w:rsidRDefault="00830FEF" w:rsidP="002107A9">
            <w:pPr>
              <w:jc w:val="center"/>
              <w:rPr>
                <w:sz w:val="14"/>
                <w:szCs w:val="14"/>
              </w:rPr>
            </w:pPr>
            <w:r w:rsidRPr="00222C71">
              <w:rPr>
                <w:rFonts w:eastAsia="Times New Roman"/>
                <w:sz w:val="14"/>
                <w:szCs w:val="14"/>
              </w:rPr>
              <w:t>.18</w:t>
            </w:r>
          </w:p>
        </w:tc>
        <w:tc>
          <w:tcPr>
            <w:tcW w:w="390" w:type="dxa"/>
            <w:tcBorders>
              <w:top w:val="nil"/>
              <w:left w:val="nil"/>
              <w:bottom w:val="single" w:sz="6" w:space="0" w:color="000000"/>
              <w:right w:val="nil"/>
            </w:tcBorders>
            <w:tcMar>
              <w:top w:w="40" w:type="dxa"/>
              <w:left w:w="40" w:type="dxa"/>
              <w:bottom w:w="40" w:type="dxa"/>
              <w:right w:w="40" w:type="dxa"/>
            </w:tcMar>
            <w:vAlign w:val="center"/>
          </w:tcPr>
          <w:p w14:paraId="5E92A4B7" w14:textId="77777777" w:rsidR="00830FEF" w:rsidRPr="00222C71" w:rsidRDefault="00830FEF" w:rsidP="002107A9">
            <w:pPr>
              <w:jc w:val="center"/>
              <w:rPr>
                <w:sz w:val="14"/>
                <w:szCs w:val="14"/>
              </w:rPr>
            </w:pPr>
            <w:r w:rsidRPr="00222C71">
              <w:rPr>
                <w:rFonts w:eastAsia="Times New Roman"/>
                <w:sz w:val="14"/>
                <w:szCs w:val="14"/>
              </w:rPr>
              <w:t>.41</w:t>
            </w:r>
          </w:p>
        </w:tc>
        <w:tc>
          <w:tcPr>
            <w:tcW w:w="390" w:type="dxa"/>
            <w:tcBorders>
              <w:top w:val="nil"/>
              <w:left w:val="nil"/>
              <w:bottom w:val="single" w:sz="6" w:space="0" w:color="000000"/>
              <w:right w:val="nil"/>
            </w:tcBorders>
            <w:tcMar>
              <w:top w:w="40" w:type="dxa"/>
              <w:left w:w="40" w:type="dxa"/>
              <w:bottom w:w="40" w:type="dxa"/>
              <w:right w:w="40" w:type="dxa"/>
            </w:tcMar>
            <w:vAlign w:val="center"/>
          </w:tcPr>
          <w:p w14:paraId="3AC5E21D" w14:textId="77777777" w:rsidR="00830FEF" w:rsidRPr="00222C71" w:rsidRDefault="00830FEF" w:rsidP="002107A9">
            <w:pPr>
              <w:jc w:val="center"/>
              <w:rPr>
                <w:sz w:val="14"/>
                <w:szCs w:val="14"/>
              </w:rPr>
            </w:pPr>
            <w:r w:rsidRPr="00222C71">
              <w:rPr>
                <w:rFonts w:eastAsia="Times New Roman"/>
                <w:sz w:val="14"/>
                <w:szCs w:val="14"/>
              </w:rPr>
              <w:t>.36</w:t>
            </w:r>
          </w:p>
        </w:tc>
        <w:tc>
          <w:tcPr>
            <w:tcW w:w="392" w:type="dxa"/>
            <w:tcBorders>
              <w:top w:val="nil"/>
              <w:left w:val="nil"/>
              <w:bottom w:val="single" w:sz="6" w:space="0" w:color="000000"/>
              <w:right w:val="nil"/>
            </w:tcBorders>
            <w:tcMar>
              <w:top w:w="40" w:type="dxa"/>
              <w:left w:w="40" w:type="dxa"/>
              <w:bottom w:w="40" w:type="dxa"/>
              <w:right w:w="40" w:type="dxa"/>
            </w:tcMar>
            <w:vAlign w:val="center"/>
          </w:tcPr>
          <w:p w14:paraId="54804003" w14:textId="77777777" w:rsidR="00830FEF" w:rsidRPr="00222C71" w:rsidRDefault="00830FEF" w:rsidP="002107A9">
            <w:pPr>
              <w:jc w:val="center"/>
              <w:rPr>
                <w:sz w:val="14"/>
                <w:szCs w:val="14"/>
              </w:rPr>
            </w:pPr>
            <w:r w:rsidRPr="00222C71">
              <w:rPr>
                <w:rFonts w:eastAsia="Times New Roman"/>
                <w:sz w:val="14"/>
                <w:szCs w:val="14"/>
              </w:rPr>
              <w:t>.28</w:t>
            </w:r>
          </w:p>
        </w:tc>
        <w:tc>
          <w:tcPr>
            <w:tcW w:w="390" w:type="dxa"/>
            <w:tcBorders>
              <w:top w:val="nil"/>
              <w:left w:val="nil"/>
              <w:bottom w:val="single" w:sz="6" w:space="0" w:color="000000"/>
              <w:right w:val="nil"/>
            </w:tcBorders>
            <w:tcMar>
              <w:top w:w="40" w:type="dxa"/>
              <w:left w:w="40" w:type="dxa"/>
              <w:bottom w:w="40" w:type="dxa"/>
              <w:right w:w="40" w:type="dxa"/>
            </w:tcMar>
            <w:vAlign w:val="center"/>
          </w:tcPr>
          <w:p w14:paraId="572485E2" w14:textId="77777777" w:rsidR="00830FEF" w:rsidRPr="00222C71" w:rsidRDefault="00830FEF" w:rsidP="002107A9">
            <w:pPr>
              <w:jc w:val="center"/>
              <w:rPr>
                <w:sz w:val="14"/>
                <w:szCs w:val="14"/>
              </w:rPr>
            </w:pPr>
            <w:r w:rsidRPr="00222C71">
              <w:rPr>
                <w:rFonts w:eastAsia="Times New Roman"/>
                <w:sz w:val="14"/>
                <w:szCs w:val="14"/>
              </w:rPr>
              <w:t>.88</w:t>
            </w:r>
          </w:p>
        </w:tc>
        <w:tc>
          <w:tcPr>
            <w:tcW w:w="390" w:type="dxa"/>
            <w:tcBorders>
              <w:top w:val="nil"/>
              <w:left w:val="nil"/>
              <w:bottom w:val="single" w:sz="6" w:space="0" w:color="000000"/>
              <w:right w:val="nil"/>
            </w:tcBorders>
            <w:tcMar>
              <w:top w:w="40" w:type="dxa"/>
              <w:left w:w="40" w:type="dxa"/>
              <w:bottom w:w="40" w:type="dxa"/>
              <w:right w:w="40" w:type="dxa"/>
            </w:tcMar>
            <w:vAlign w:val="center"/>
          </w:tcPr>
          <w:p w14:paraId="2F31244A" w14:textId="77777777" w:rsidR="00830FEF" w:rsidRPr="00222C71" w:rsidRDefault="00830FEF" w:rsidP="002107A9">
            <w:pPr>
              <w:jc w:val="center"/>
              <w:rPr>
                <w:sz w:val="14"/>
                <w:szCs w:val="14"/>
              </w:rPr>
            </w:pPr>
            <w:r w:rsidRPr="00222C71">
              <w:rPr>
                <w:rFonts w:eastAsia="Times New Roman"/>
                <w:sz w:val="14"/>
                <w:szCs w:val="14"/>
              </w:rPr>
              <w:t>.83</w:t>
            </w:r>
          </w:p>
        </w:tc>
        <w:tc>
          <w:tcPr>
            <w:tcW w:w="392" w:type="dxa"/>
            <w:tcBorders>
              <w:top w:val="nil"/>
              <w:left w:val="nil"/>
              <w:bottom w:val="single" w:sz="6" w:space="0" w:color="000000"/>
              <w:right w:val="nil"/>
            </w:tcBorders>
            <w:tcMar>
              <w:top w:w="40" w:type="dxa"/>
              <w:left w:w="40" w:type="dxa"/>
              <w:bottom w:w="40" w:type="dxa"/>
              <w:right w:w="40" w:type="dxa"/>
            </w:tcMar>
            <w:vAlign w:val="center"/>
          </w:tcPr>
          <w:p w14:paraId="0B4A0806" w14:textId="77777777" w:rsidR="00830FEF" w:rsidRPr="00222C71" w:rsidRDefault="00830FEF" w:rsidP="002107A9">
            <w:pPr>
              <w:jc w:val="center"/>
              <w:rPr>
                <w:sz w:val="14"/>
                <w:szCs w:val="14"/>
              </w:rPr>
            </w:pPr>
            <w:r w:rsidRPr="00222C71">
              <w:rPr>
                <w:rFonts w:eastAsia="Times New Roman"/>
                <w:sz w:val="14"/>
                <w:szCs w:val="14"/>
              </w:rPr>
              <w:t>.38</w:t>
            </w:r>
          </w:p>
        </w:tc>
        <w:tc>
          <w:tcPr>
            <w:tcW w:w="392" w:type="dxa"/>
            <w:tcBorders>
              <w:top w:val="nil"/>
              <w:left w:val="nil"/>
              <w:bottom w:val="single" w:sz="6" w:space="0" w:color="000000"/>
              <w:right w:val="nil"/>
            </w:tcBorders>
            <w:tcMar>
              <w:top w:w="40" w:type="dxa"/>
              <w:left w:w="40" w:type="dxa"/>
              <w:bottom w:w="40" w:type="dxa"/>
              <w:right w:w="40" w:type="dxa"/>
            </w:tcMar>
            <w:vAlign w:val="center"/>
          </w:tcPr>
          <w:p w14:paraId="32227931" w14:textId="77777777" w:rsidR="00830FEF" w:rsidRPr="00222C71" w:rsidRDefault="00830FEF" w:rsidP="002107A9">
            <w:pPr>
              <w:jc w:val="center"/>
              <w:rPr>
                <w:sz w:val="14"/>
                <w:szCs w:val="14"/>
              </w:rPr>
            </w:pPr>
            <w:r w:rsidRPr="00222C71">
              <w:rPr>
                <w:rFonts w:eastAsia="Times New Roman"/>
                <w:sz w:val="14"/>
                <w:szCs w:val="14"/>
              </w:rPr>
              <w:t>max</w:t>
            </w:r>
          </w:p>
        </w:tc>
      </w:tr>
    </w:tbl>
    <w:p w14:paraId="4FEF6286" w14:textId="09D73D8F" w:rsidR="00830FEF" w:rsidRDefault="00830FEF" w:rsidP="00830FEF">
      <w:pPr>
        <w:pStyle w:val="PARA"/>
        <w:spacing w:line="240" w:lineRule="auto"/>
        <w:rPr>
          <w:lang w:eastAsia="ja-JP"/>
        </w:rPr>
      </w:pPr>
    </w:p>
    <w:p w14:paraId="2C7EFDC5" w14:textId="64A4EECF" w:rsidR="005579D4" w:rsidRDefault="005579D4" w:rsidP="00600238">
      <w:pPr>
        <w:pStyle w:val="PARA"/>
        <w:spacing w:line="240" w:lineRule="auto"/>
        <w:rPr>
          <w:del w:id="1015" w:author="Eisuke Tokiwa" w:date="2025-12-15T17:43:00Z" w16du:dateUtc="2025-12-15T08:43:00Z"/>
        </w:rPr>
      </w:pPr>
      <w:del w:id="1016" w:author="Eisuke Tokiwa" w:date="2025-12-15T17:43:00Z" w16du:dateUtc="2025-12-15T08:43:00Z">
        <w:r w:rsidRPr="005579D4">
          <w:rPr>
            <w:b/>
            <w:bCs/>
          </w:rPr>
          <w:delText>Internal Validity Indices (Table 4):</w:delText>
        </w:r>
        <w:r>
          <w:delText xml:space="preserve"> The C-index showed a decrease in value as the number of clusters increased across all methods. Particularly for the 7-cluster solution, Ward’s method followed by k-means showed a value of .21, Gaussian Mixture Model (GMM) showed .25, and spectral clustering showed .23, indicating that the 7-cluster solution had better clustering performance than other solutions. The Generalized Dunn Index showed lower values for the 3-cluster solution (.015–.019), but slightly higher values for the 5-cluster and 7-</w:delText>
        </w:r>
        <w:r>
          <w:lastRenderedPageBreak/>
          <w:delText>cluster solutions (5-cluster: .018–.022, 7-cluster: .018–.022). Notably, the Ward’s method followed by k-means showed the best performance for the 7-cluster solution. Results from the Baker-Hubert Gamma index and the G(+) index also indicated that the 7-cluster solution using Ward’s method followed by k-means performed the best. For the Baker-Hubert Gamma index, Ward’s method followed by k-means yielded a value of .55, GMM showed .47, and spectral clustering showed .52. For the G(+) index, Ward’s method followed by k-means achieved a high score of .70. The Silhouette index showed relatively lower results overall, with Ward’s method followed by k-means showing the highest value of .144 for the 3-cluster solution. Other methods showed values ranging from .080 to .111, with Ward’s method + k-means exhibiting relatively better clustering performance. The S_Dbw index values ranged from 1.61 to 1.75 across all methods, with a slight increase as the number of clusters increased. The GMM 3-cluster solution showed the lowest value of 1.61.</w:delText>
        </w:r>
      </w:del>
    </w:p>
    <w:p w14:paraId="1EDA3753" w14:textId="77777777" w:rsidR="005579D4" w:rsidRDefault="005579D4" w:rsidP="00600238">
      <w:pPr>
        <w:pStyle w:val="PARA"/>
        <w:spacing w:line="240" w:lineRule="auto"/>
        <w:rPr>
          <w:del w:id="1017" w:author="Eisuke Tokiwa" w:date="2025-12-15T17:43:00Z" w16du:dateUtc="2025-12-15T08:43:00Z"/>
        </w:rPr>
      </w:pPr>
      <w:del w:id="1018" w:author="Eisuke Tokiwa" w:date="2025-12-15T17:43:00Z" w16du:dateUtc="2025-12-15T08:43:00Z">
        <w:r w:rsidRPr="005579D4">
          <w:rPr>
            <w:b/>
            <w:bCs/>
          </w:rPr>
          <w:delText>External Validity Indices (Table 4):</w:delText>
        </w:r>
        <w:r>
          <w:delText xml:space="preserve"> For Cohen’s kappa, the 7-cluster solution using Ward’s method followed by k-means showed the highest value (.9388), with GMM also yielding a high consistency score (.9050). In contrast, spectral clustering produced a low score of -.0011 for the 7-cluster solution, indicating that Ward’s method followed by k-means and GMM were the most reliable clustering methods for this solution. The Adjusted Rand Index (ARI) also showed strong results for the 7-cluster solution using Ward’s method followed by k-means (.8829) and GMM (.8264). In contrast, spectral clustering yielded a lower ARI of .3817, further supporting the superior performance of Ward’s method followed by k-means and GMM.</w:delText>
        </w:r>
      </w:del>
    </w:p>
    <w:p w14:paraId="57256D7E" w14:textId="6667F53E" w:rsidR="00AD2943" w:rsidRPr="005579D4" w:rsidRDefault="005579D4" w:rsidP="00600238">
      <w:pPr>
        <w:pStyle w:val="PARA"/>
        <w:spacing w:line="240" w:lineRule="auto"/>
        <w:rPr>
          <w:del w:id="1019" w:author="Eisuke Tokiwa" w:date="2025-12-15T17:43:00Z" w16du:dateUtc="2025-12-15T08:43:00Z"/>
          <w:lang w:eastAsia="ja-JP"/>
        </w:rPr>
      </w:pPr>
      <w:del w:id="1020" w:author="Eisuke Tokiwa" w:date="2025-12-15T17:43:00Z" w16du:dateUtc="2025-12-15T08:43:00Z">
        <w:r>
          <w:delText>In conclusion, the results of both external and internal validity indices indicated that the 7-cluster solution using Ward’s method followed by k-means provided the best overall performance. Cohen’s kappa and ARI scores were particularly high, confirming the consistency and stability of this clustering method. GMM also performed well in the 7-cluster solution, suggesting it as another viable clustering method.</w:delText>
        </w:r>
      </w:del>
    </w:p>
    <w:p w14:paraId="54E0510A" w14:textId="6D36EBB0" w:rsidR="005579D4" w:rsidRPr="00CF1C08" w:rsidRDefault="005579D4" w:rsidP="00600238">
      <w:pPr>
        <w:pStyle w:val="H2First"/>
        <w:numPr>
          <w:ilvl w:val="0"/>
          <w:numId w:val="14"/>
        </w:numPr>
        <w:rPr>
          <w:del w:id="1021" w:author="Eisuke Tokiwa" w:date="2025-12-15T17:43:00Z" w16du:dateUtc="2025-12-15T08:43:00Z"/>
        </w:rPr>
      </w:pPr>
      <w:del w:id="1022" w:author="Eisuke Tokiwa" w:date="2025-12-15T17:43:00Z" w16du:dateUtc="2025-12-15T08:43:00Z">
        <w:r w:rsidRPr="005579D4">
          <w:rPr>
            <w:lang w:eastAsia="ja-JP"/>
          </w:rPr>
          <w:delText>C</w:delText>
        </w:r>
        <w:r>
          <w:rPr>
            <w:rFonts w:hint="eastAsia"/>
            <w:lang w:eastAsia="ja-JP"/>
          </w:rPr>
          <w:delText>LUSTERING AND LABELING</w:delText>
        </w:r>
      </w:del>
    </w:p>
    <w:p w14:paraId="196EBEBE" w14:textId="77777777" w:rsidR="005579D4" w:rsidRDefault="005579D4" w:rsidP="00600238">
      <w:pPr>
        <w:pStyle w:val="PARA"/>
        <w:spacing w:line="240" w:lineRule="auto"/>
        <w:rPr>
          <w:del w:id="1023" w:author="Eisuke Tokiwa" w:date="2025-12-15T17:43:00Z" w16du:dateUtc="2025-12-15T08:43:00Z"/>
        </w:rPr>
      </w:pPr>
      <w:bookmarkStart w:id="1024" w:name="_Hlk211592565"/>
      <w:bookmarkStart w:id="1025" w:name="_Hlk211592598"/>
      <w:del w:id="1026" w:author="Eisuke Tokiwa" w:date="2025-12-15T17:43:00Z" w16du:dateUtc="2025-12-15T08:43:00Z">
        <w:r>
          <w:delText>Using the 7-cluster solution from the k-means method, the average scores of each cluster on the HEXACO traits were calculated (Figure 2). Additionally, the percentage of participants in each cluster was determined, and the clusters were labeled based on their profiles.</w:delText>
        </w:r>
      </w:del>
    </w:p>
    <w:p w14:paraId="48984E26" w14:textId="77777777" w:rsidR="005579D4" w:rsidRDefault="005579D4" w:rsidP="00600238">
      <w:pPr>
        <w:pStyle w:val="PARA"/>
        <w:spacing w:line="240" w:lineRule="auto"/>
        <w:rPr>
          <w:del w:id="1027" w:author="Eisuke Tokiwa" w:date="2025-12-15T17:43:00Z" w16du:dateUtc="2025-12-15T08:43:00Z"/>
        </w:rPr>
      </w:pPr>
      <w:del w:id="1028" w:author="Eisuke Tokiwa" w:date="2025-12-15T17:43:00Z" w16du:dateUtc="2025-12-15T08:43:00Z">
        <w:r>
          <w:delText>-</w:delText>
        </w:r>
        <w:r>
          <w:tab/>
          <w:delText>Cluster 1: Honesty-Humility (3.3), Emotionality (2.7), Extraversion (2.44), Agreeableness (2.87), Conscientiousness (2.41), Openness (2.48). This cluster is characterized by introversion, agreeableness, and slightly lower self-management skills. Comprising 13.81% of the sample, it was labeled as the “Reserved Type.” Individuals in this group are modest and prioritize social harmony but may face challenges in self-management.</w:delText>
        </w:r>
      </w:del>
    </w:p>
    <w:p w14:paraId="15FADA74" w14:textId="77777777" w:rsidR="005579D4" w:rsidRDefault="005579D4" w:rsidP="00600238">
      <w:pPr>
        <w:pStyle w:val="PARA"/>
        <w:spacing w:line="240" w:lineRule="auto"/>
        <w:rPr>
          <w:del w:id="1029" w:author="Eisuke Tokiwa" w:date="2025-12-15T17:43:00Z" w16du:dateUtc="2025-12-15T08:43:00Z"/>
        </w:rPr>
      </w:pPr>
      <w:del w:id="1030" w:author="Eisuke Tokiwa" w:date="2025-12-15T17:43:00Z" w16du:dateUtc="2025-12-15T08:43:00Z">
        <w:r>
          <w:delText>-</w:delText>
        </w:r>
        <w:r>
          <w:tab/>
          <w:delText xml:space="preserve">Cluster 2: Honesty-Humility (3.0), Emotionality (3.93), Extraversion (2.16), Agreeableness (2.98), Conscientiousness (2.41), Openness (3.62). This group exhibits high emotional sensitivity and low extraversion but is </w:delText>
        </w:r>
        <w:r>
          <w:delText>highly open-minded. Representing 16.96% of the sample, it was labeled as the “Emotionally Sensitive Type.” Individuals here express emotions openly and possess a strong sense of creativity and openness to new experiences.</w:delText>
        </w:r>
      </w:del>
    </w:p>
    <w:p w14:paraId="539B5507" w14:textId="77777777" w:rsidR="005579D4" w:rsidRDefault="005579D4" w:rsidP="00600238">
      <w:pPr>
        <w:pStyle w:val="PARA"/>
        <w:spacing w:line="240" w:lineRule="auto"/>
        <w:rPr>
          <w:del w:id="1031" w:author="Eisuke Tokiwa" w:date="2025-12-15T17:43:00Z" w16du:dateUtc="2025-12-15T08:43:00Z"/>
        </w:rPr>
      </w:pPr>
      <w:del w:id="1032" w:author="Eisuke Tokiwa" w:date="2025-12-15T17:43:00Z" w16du:dateUtc="2025-12-15T08:43:00Z">
        <w:r>
          <w:delText>-</w:delText>
        </w:r>
        <w:r>
          <w:tab/>
          <w:delText>Cluster 3: Honesty-Humility (3.82), Emotionality (3.9), Extraversion (2.06), Agreeableness (3.15), Conscientiousness (3.72), Openness (3.84). This cluster consists of highly conscientious individuals who are also introverted and exhibit strong intellectual curiosity. With 17.3% of the sample, it was labeled as the “Conscientious Introvert Type.” These individuals demonstrate high levels of honesty and responsibility, with a preference for solitary and reflective activities.</w:delText>
        </w:r>
      </w:del>
    </w:p>
    <w:p w14:paraId="0919D2ED" w14:textId="77777777" w:rsidR="005579D4" w:rsidRDefault="005579D4" w:rsidP="00600238">
      <w:pPr>
        <w:pStyle w:val="PARA"/>
        <w:spacing w:line="240" w:lineRule="auto"/>
        <w:rPr>
          <w:del w:id="1033" w:author="Eisuke Tokiwa" w:date="2025-12-15T17:43:00Z" w16du:dateUtc="2025-12-15T08:43:00Z"/>
        </w:rPr>
      </w:pPr>
      <w:del w:id="1034" w:author="Eisuke Tokiwa" w:date="2025-12-15T17:43:00Z" w16du:dateUtc="2025-12-15T08:43:00Z">
        <w:r>
          <w:delText>-</w:delText>
        </w:r>
        <w:r>
          <w:tab/>
          <w:delText>Cluster 4: Honesty-Humility (3.36), Emotionality (3.68), Extraversion (3.67), Agreeableness (3.55), Conscientiousness (3.06), Openness (3.85). Individuals in this cluster are sociable, agreeable, and excel in social interactions. Representing 15.47% of the sample, this group was labeled the “Extraverted Agreeable Type.” These individuals are outgoing, cooperative, and socially engaged.</w:delText>
        </w:r>
      </w:del>
    </w:p>
    <w:p w14:paraId="3EBD785C" w14:textId="77777777" w:rsidR="005579D4" w:rsidRDefault="005579D4" w:rsidP="00600238">
      <w:pPr>
        <w:pStyle w:val="PARA"/>
        <w:spacing w:line="240" w:lineRule="auto"/>
        <w:rPr>
          <w:del w:id="1035" w:author="Eisuke Tokiwa" w:date="2025-12-15T17:43:00Z" w16du:dateUtc="2025-12-15T08:43:00Z"/>
        </w:rPr>
      </w:pPr>
      <w:del w:id="1036" w:author="Eisuke Tokiwa" w:date="2025-12-15T17:43:00Z" w16du:dateUtc="2025-12-15T08:43:00Z">
        <w:r>
          <w:delText>-</w:delText>
        </w:r>
        <w:r>
          <w:tab/>
          <w:delText>Cluster 5: Honesty-Humility (2.79), Emotionality (2.91), Extraversion (3.09), Agreeableness (2.2), Conscientiousness (3.78), Openness (3.81). This group is characterized by high self-management but lower agreeableness. Representing 11.85% of the sample, this cluster was labeled as the “Independent Type.” These individuals exhibit strong self-discipline and independence but may struggle with maintaining harmonious relationships with others.</w:delText>
        </w:r>
      </w:del>
    </w:p>
    <w:p w14:paraId="05BF25FC" w14:textId="77777777" w:rsidR="005579D4" w:rsidRDefault="005579D4" w:rsidP="00600238">
      <w:pPr>
        <w:pStyle w:val="PARA"/>
        <w:spacing w:line="240" w:lineRule="auto"/>
        <w:rPr>
          <w:del w:id="1037" w:author="Eisuke Tokiwa" w:date="2025-12-15T17:43:00Z" w16du:dateUtc="2025-12-15T08:43:00Z"/>
        </w:rPr>
      </w:pPr>
      <w:del w:id="1038" w:author="Eisuke Tokiwa" w:date="2025-12-15T17:43:00Z" w16du:dateUtc="2025-12-15T08:43:00Z">
        <w:r>
          <w:delText>-</w:delText>
        </w:r>
        <w:r>
          <w:tab/>
          <w:delText>Cluster 6: Honesty-Humility (2.36), Emotionality (2.6), Extraversion (3.94), Agreeableness (2.86), Conscientiousness (2.32), Openness (3.66). This group is sociable and emotionally stable but exhibits lower self-management skills. With 11.64% of the sample, this cluster was labeled as the “Extraverted Stable Type.” These individuals are confident and emotionally composed, with high social energy.</w:delText>
        </w:r>
      </w:del>
    </w:p>
    <w:p w14:paraId="1120EFBE" w14:textId="77777777" w:rsidR="005579D4" w:rsidRDefault="005579D4" w:rsidP="00600238">
      <w:pPr>
        <w:pStyle w:val="PARA"/>
        <w:spacing w:line="240" w:lineRule="auto"/>
        <w:rPr>
          <w:del w:id="1039" w:author="Eisuke Tokiwa" w:date="2025-12-15T17:43:00Z" w16du:dateUtc="2025-12-15T08:43:00Z"/>
        </w:rPr>
      </w:pPr>
      <w:del w:id="1040" w:author="Eisuke Tokiwa" w:date="2025-12-15T17:43:00Z" w16du:dateUtc="2025-12-15T08:43:00Z">
        <w:r>
          <w:delText>-</w:delText>
        </w:r>
        <w:r>
          <w:tab/>
          <w:delText>Cluster 7: Honesty-Humility (3.79), Emotionality (2.3), Extraversion (2.68), Agreeableness (3.27), Conscientiousness (2.91), Openness (4.06). This group is introverted but highly conscientious and open to new experiences, often demonstrating leadership skills. Representing 12.97% of the sample, this group was labeled as the “Introverted Leader Type.” These individuals are honest, flexible thinkers, and possess leadership potential despite their introverted nature.</w:delText>
        </w:r>
      </w:del>
    </w:p>
    <w:p w14:paraId="2DEABBDD" w14:textId="59F9ED7E" w:rsidR="00CF1C08" w:rsidRDefault="005579D4" w:rsidP="00600238">
      <w:pPr>
        <w:pStyle w:val="PARA"/>
        <w:spacing w:line="240" w:lineRule="auto"/>
        <w:rPr>
          <w:del w:id="1041" w:author="Eisuke Tokiwa" w:date="2025-12-15T17:43:00Z" w16du:dateUtc="2025-12-15T08:43:00Z"/>
        </w:rPr>
      </w:pPr>
      <w:del w:id="1042" w:author="Eisuke Tokiwa" w:date="2025-12-15T17:43:00Z" w16du:dateUtc="2025-12-15T08:43:00Z">
        <w:r>
          <w:delText>Each of these clusters reflects distinct personality profiles based on the HEXACO model and highlights the diversity of personality types within the Japanese sample. These findings offer a nuanced understanding of individual personality tendencies within the context of Japanese culture.</w:delText>
        </w:r>
        <w:bookmarkEnd w:id="1024"/>
        <w:bookmarkEnd w:id="1025"/>
      </w:del>
    </w:p>
    <w:p w14:paraId="11907D51" w14:textId="59723072" w:rsidR="005579D4" w:rsidRDefault="00EB061A" w:rsidP="00600238">
      <w:pPr>
        <w:pStyle w:val="PARAIndent"/>
        <w:spacing w:line="240" w:lineRule="auto"/>
        <w:ind w:firstLine="0"/>
        <w:rPr>
          <w:del w:id="1043" w:author="Eisuke Tokiwa" w:date="2025-12-15T17:43:00Z" w16du:dateUtc="2025-12-15T08:43:00Z"/>
          <w:lang w:eastAsia="ja-JP"/>
        </w:rPr>
      </w:pPr>
      <w:del w:id="1044" w:author="Eisuke Tokiwa" w:date="2025-12-15T17:43:00Z" w16du:dateUtc="2025-12-15T08:43:00Z">
        <w:r>
          <w:rPr>
            <w:noProof/>
          </w:rPr>
          <w:lastRenderedPageBreak/>
          <w:drawing>
            <wp:anchor distT="0" distB="0" distL="114300" distR="114300" simplePos="0" relativeHeight="251668480" behindDoc="1" locked="0" layoutInCell="1" allowOverlap="1" wp14:anchorId="78106D1C" wp14:editId="1277C921">
              <wp:simplePos x="0" y="0"/>
              <wp:positionH relativeFrom="margin">
                <wp:align>left</wp:align>
              </wp:positionH>
              <wp:positionV relativeFrom="paragraph">
                <wp:posOffset>142557</wp:posOffset>
              </wp:positionV>
              <wp:extent cx="3060700" cy="2550160"/>
              <wp:effectExtent l="0" t="0" r="6350" b="2540"/>
              <wp:wrapSquare wrapText="bothSides"/>
              <wp:docPr id="458661195" name="図 1" descr="グラフ,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41809" name="図 1" descr="グラフ, 折れ線グラフ&#10;&#10;AI 生成コンテンツは誤りを含む可能性があります。"/>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60700" cy="2550160"/>
                      </a:xfrm>
                      <a:prstGeom prst="rect">
                        <a:avLst/>
                      </a:prstGeom>
                      <a:noFill/>
                      <a:ln>
                        <a:noFill/>
                      </a:ln>
                    </pic:spPr>
                  </pic:pic>
                </a:graphicData>
              </a:graphic>
            </wp:anchor>
          </w:drawing>
        </w:r>
      </w:del>
    </w:p>
    <w:p w14:paraId="131E7150" w14:textId="375F5FCF" w:rsidR="002C672E" w:rsidRDefault="002C672E" w:rsidP="00600238">
      <w:pPr>
        <w:pStyle w:val="FigureCaption"/>
        <w:jc w:val="center"/>
        <w:rPr>
          <w:del w:id="1045" w:author="Eisuke Tokiwa" w:date="2025-12-15T17:43:00Z" w16du:dateUtc="2025-12-15T08:43:00Z"/>
          <w:noProof/>
          <w:lang w:eastAsia="ja-JP"/>
        </w:rPr>
      </w:pPr>
      <w:del w:id="1046" w:author="Eisuke Tokiwa" w:date="2025-12-15T17:43:00Z" w16du:dateUtc="2025-12-15T08:43:00Z">
        <w:r>
          <w:rPr>
            <w:rFonts w:hint="eastAsia"/>
            <w:noProof/>
            <w:lang w:eastAsia="ja-JP"/>
          </w:rPr>
          <w:delText>Figure 2</w:delText>
        </w:r>
      </w:del>
    </w:p>
    <w:p w14:paraId="12E6ADC7" w14:textId="0252BD6F" w:rsidR="00E02294" w:rsidRDefault="00AE66AC" w:rsidP="00600238">
      <w:pPr>
        <w:pStyle w:val="H2First"/>
        <w:numPr>
          <w:ilvl w:val="0"/>
          <w:numId w:val="14"/>
        </w:numPr>
        <w:rPr>
          <w:ins w:id="1047" w:author="Eisuke Tokiwa" w:date="2025-12-15T17:43:00Z" w16du:dateUtc="2025-12-15T08:43:00Z"/>
        </w:rPr>
      </w:pPr>
      <w:del w:id="1048" w:author="Eisuke Tokiwa" w:date="2025-12-15T17:43:00Z" w16du:dateUtc="2025-12-15T08:43:00Z">
        <w:r w:rsidRPr="00AE66AC">
          <w:rPr>
            <w:lang w:eastAsia="ja-JP"/>
          </w:rPr>
          <w:delText>Mean HEXACO trait profiles for the seven</w:delText>
        </w:r>
      </w:del>
      <w:ins w:id="1049" w:author="Eisuke Tokiwa" w:date="2025-12-15T17:43:00Z" w16du:dateUtc="2025-12-15T08:43:00Z">
        <w:r w:rsidR="00E02294" w:rsidRPr="00E02294">
          <w:t>C</w:t>
        </w:r>
        <w:r w:rsidR="00E02294">
          <w:rPr>
            <w:rFonts w:hint="eastAsia"/>
            <w:lang w:eastAsia="ja-JP"/>
          </w:rPr>
          <w:t>LUSTER</w:t>
        </w:r>
        <w:r w:rsidR="00E02294" w:rsidRPr="00E02294">
          <w:t xml:space="preserve"> P</w:t>
        </w:r>
        <w:r w:rsidR="00E02294">
          <w:rPr>
            <w:rFonts w:hint="eastAsia"/>
            <w:lang w:eastAsia="ja-JP"/>
          </w:rPr>
          <w:t>ROTOTYPES</w:t>
        </w:r>
      </w:ins>
    </w:p>
    <w:p w14:paraId="6667BC14" w14:textId="650BC7F9" w:rsidR="008B4492" w:rsidRDefault="005579D4" w:rsidP="008B4492">
      <w:pPr>
        <w:pStyle w:val="PARA"/>
        <w:rPr>
          <w:ins w:id="1050" w:author="Eisuke Tokiwa" w:date="2025-12-15T17:43:00Z" w16du:dateUtc="2025-12-15T08:43:00Z"/>
          <w:lang w:eastAsia="ja-JP"/>
        </w:rPr>
      </w:pPr>
      <w:bookmarkStart w:id="1051" w:name="_Hlk216437759"/>
      <w:bookmarkEnd w:id="193"/>
      <w:ins w:id="1052" w:author="Eisuke Tokiwa" w:date="2025-12-15T17:43:00Z" w16du:dateUtc="2025-12-15T08:43:00Z">
        <w:r>
          <w:t xml:space="preserve"> </w:t>
        </w:r>
        <w:r w:rsidR="008B4492">
          <w:t xml:space="preserve">The seven-cluster solution produced distinct and interpretable personality prototypes, each reflecting unique configurations of HEXACO traits. Mean scores for all traits across clusters are presented in Table </w:t>
        </w:r>
        <w:r w:rsidR="007B418C">
          <w:rPr>
            <w:rFonts w:hint="eastAsia"/>
            <w:lang w:eastAsia="ja-JP"/>
          </w:rPr>
          <w:t>3</w:t>
        </w:r>
        <w:r w:rsidR="008B4492">
          <w:t>, and visualized in Figure 2.</w:t>
        </w:r>
      </w:ins>
    </w:p>
    <w:p w14:paraId="01A85272" w14:textId="4EEEE584" w:rsidR="008B4492" w:rsidRDefault="008B4492" w:rsidP="008B4492">
      <w:pPr>
        <w:pStyle w:val="PARA"/>
        <w:ind w:firstLineChars="50" w:firstLine="99"/>
        <w:rPr>
          <w:ins w:id="1053" w:author="Eisuke Tokiwa" w:date="2025-12-15T17:43:00Z" w16du:dateUtc="2025-12-15T08:43:00Z"/>
        </w:rPr>
      </w:pPr>
      <w:ins w:id="1054" w:author="Eisuke Tokiwa" w:date="2025-12-15T17:43:00Z" w16du:dateUtc="2025-12-15T08:43:00Z">
        <w:r>
          <w:t>Cluster 1</w:t>
        </w:r>
        <w:r w:rsidR="00B76827">
          <w:rPr>
            <w:rFonts w:hint="eastAsia"/>
            <w:lang w:eastAsia="ja-JP"/>
          </w:rPr>
          <w:t xml:space="preserve"> </w:t>
        </w:r>
        <w:r w:rsidR="00B76827" w:rsidRPr="00B76827">
          <w:rPr>
            <w:rFonts w:hint="eastAsia"/>
            <w:lang w:eastAsia="ja-JP"/>
          </w:rPr>
          <w:t>“</w:t>
        </w:r>
        <w:r w:rsidR="00C508E7" w:rsidRPr="00C508E7">
          <w:rPr>
            <w:lang w:eastAsia="ja-JP"/>
          </w:rPr>
          <w:t>Reserved</w:t>
        </w:r>
        <w:r w:rsidR="00B76827" w:rsidRPr="00B76827">
          <w:rPr>
            <w:lang w:eastAsia="ja-JP"/>
          </w:rPr>
          <w:t>”</w:t>
        </w:r>
        <w:r>
          <w:t xml:space="preserve"> was characterized by above-average Honesty–Humility and Agreeableness, combined with moderate levels of Emotionality and Conscientiousness. This profile corresponds to a generally prosocial and cooperative pattern.</w:t>
        </w:r>
      </w:ins>
    </w:p>
    <w:p w14:paraId="20EA206D" w14:textId="47B9730A" w:rsidR="008B4492" w:rsidRDefault="008B4492" w:rsidP="008B4492">
      <w:pPr>
        <w:pStyle w:val="PARA"/>
        <w:ind w:firstLineChars="50" w:firstLine="99"/>
        <w:rPr>
          <w:ins w:id="1055" w:author="Eisuke Tokiwa" w:date="2025-12-15T17:43:00Z" w16du:dateUtc="2025-12-15T08:43:00Z"/>
        </w:rPr>
      </w:pPr>
      <w:ins w:id="1056" w:author="Eisuke Tokiwa" w:date="2025-12-15T17:43:00Z" w16du:dateUtc="2025-12-15T08:43:00Z">
        <w:r>
          <w:t>Cluster 2</w:t>
        </w:r>
        <w:r w:rsidR="00B76827">
          <w:rPr>
            <w:rFonts w:hint="eastAsia"/>
            <w:lang w:eastAsia="ja-JP"/>
          </w:rPr>
          <w:t xml:space="preserve"> </w:t>
        </w:r>
        <w:r w:rsidR="00B76827" w:rsidRPr="00B76827">
          <w:rPr>
            <w:rFonts w:hint="eastAsia"/>
            <w:lang w:eastAsia="ja-JP"/>
          </w:rPr>
          <w:t>“</w:t>
        </w:r>
        <w:r w:rsidR="00C508E7">
          <w:rPr>
            <w:lang w:eastAsia="ja-JP"/>
          </w:rPr>
          <w:t>Emotionally Sensitive</w:t>
        </w:r>
        <w:r w:rsidR="00B76827" w:rsidRPr="00B76827">
          <w:rPr>
            <w:lang w:eastAsia="ja-JP"/>
          </w:rPr>
          <w:t>”</w:t>
        </w:r>
        <w:r>
          <w:t xml:space="preserve"> showed elevated Emotionality and lower Extraversion, reflecting a more introverted and affectively sensitive disposition. Agreeableness and Honesty–Humility were moderate, suggesting a quiet but interpersonally considerate profile.</w:t>
        </w:r>
      </w:ins>
    </w:p>
    <w:p w14:paraId="56C52FBB" w14:textId="6A890194" w:rsidR="008B4492" w:rsidRDefault="008B4492" w:rsidP="008B4492">
      <w:pPr>
        <w:pStyle w:val="PARA"/>
        <w:ind w:firstLineChars="50" w:firstLine="99"/>
        <w:rPr>
          <w:ins w:id="1057" w:author="Eisuke Tokiwa" w:date="2025-12-15T17:43:00Z" w16du:dateUtc="2025-12-15T08:43:00Z"/>
        </w:rPr>
      </w:pPr>
      <w:ins w:id="1058" w:author="Eisuke Tokiwa" w:date="2025-12-15T17:43:00Z" w16du:dateUtc="2025-12-15T08:43:00Z">
        <w:r>
          <w:t>Cluster 3</w:t>
        </w:r>
        <w:r w:rsidR="00B76827">
          <w:rPr>
            <w:rFonts w:hint="eastAsia"/>
            <w:lang w:eastAsia="ja-JP"/>
          </w:rPr>
          <w:t xml:space="preserve"> </w:t>
        </w:r>
        <w:r w:rsidR="00B76827" w:rsidRPr="00B76827">
          <w:rPr>
            <w:rFonts w:hint="eastAsia"/>
            <w:lang w:eastAsia="ja-JP"/>
          </w:rPr>
          <w:t>“</w:t>
        </w:r>
        <w:r w:rsidR="00FD6D71">
          <w:rPr>
            <w:lang w:eastAsia="ja-JP"/>
          </w:rPr>
          <w:t>Exploratory Extravert</w:t>
        </w:r>
        <w:r w:rsidR="00B76827" w:rsidRPr="00B76827">
          <w:rPr>
            <w:lang w:eastAsia="ja-JP"/>
          </w:rPr>
          <w:t>”</w:t>
        </w:r>
        <w:r>
          <w:t xml:space="preserve"> exhibited above-average Extraversion and Openness, with moderate Agreeableness and Conscientiousness. This constellation represents an outgoing, explorative, and cognitively flexible personality style.</w:t>
        </w:r>
      </w:ins>
    </w:p>
    <w:p w14:paraId="518831BF" w14:textId="29A2AB8F" w:rsidR="008B4492" w:rsidRDefault="008B4492" w:rsidP="008B4492">
      <w:pPr>
        <w:pStyle w:val="PARA"/>
        <w:ind w:firstLineChars="50" w:firstLine="99"/>
        <w:rPr>
          <w:ins w:id="1059" w:author="Eisuke Tokiwa" w:date="2025-12-15T17:43:00Z" w16du:dateUtc="2025-12-15T08:43:00Z"/>
        </w:rPr>
      </w:pPr>
      <w:ins w:id="1060" w:author="Eisuke Tokiwa" w:date="2025-12-15T17:43:00Z" w16du:dateUtc="2025-12-15T08:43:00Z">
        <w:r>
          <w:t>Cluster 4</w:t>
        </w:r>
        <w:r w:rsidR="00B76827">
          <w:rPr>
            <w:rFonts w:hint="eastAsia"/>
            <w:lang w:eastAsia="ja-JP"/>
          </w:rPr>
          <w:t xml:space="preserve"> </w:t>
        </w:r>
        <w:r w:rsidR="00B76827" w:rsidRPr="00B76827">
          <w:rPr>
            <w:rFonts w:hint="eastAsia"/>
            <w:lang w:eastAsia="ja-JP"/>
          </w:rPr>
          <w:t>“</w:t>
        </w:r>
        <w:r w:rsidR="00C508E7">
          <w:rPr>
            <w:lang w:eastAsia="ja-JP"/>
          </w:rPr>
          <w:t>Conscientious Introvert</w:t>
        </w:r>
        <w:r w:rsidR="00B76827" w:rsidRPr="00B76827">
          <w:rPr>
            <w:lang w:eastAsia="ja-JP"/>
          </w:rPr>
          <w:t>”</w:t>
        </w:r>
        <w:r>
          <w:t xml:space="preserve"> displayed high Conscientiousness and moderate Openness, accompanied by average levels of the remaining traits. This cluster resembles a diligent and self-regulated prototype.</w:t>
        </w:r>
      </w:ins>
    </w:p>
    <w:p w14:paraId="3F439BBC" w14:textId="267B1C02" w:rsidR="008B4492" w:rsidRDefault="008B4492" w:rsidP="008B4492">
      <w:pPr>
        <w:pStyle w:val="PARA"/>
        <w:ind w:firstLineChars="50" w:firstLine="99"/>
        <w:rPr>
          <w:ins w:id="1061" w:author="Eisuke Tokiwa" w:date="2025-12-15T17:43:00Z" w16du:dateUtc="2025-12-15T08:43:00Z"/>
        </w:rPr>
      </w:pPr>
      <w:ins w:id="1062" w:author="Eisuke Tokiwa" w:date="2025-12-15T17:43:00Z" w16du:dateUtc="2025-12-15T08:43:00Z">
        <w:r>
          <w:t>Cluster 5</w:t>
        </w:r>
        <w:r w:rsidR="00B76827">
          <w:rPr>
            <w:rFonts w:hint="eastAsia"/>
            <w:lang w:eastAsia="ja-JP"/>
          </w:rPr>
          <w:t xml:space="preserve"> </w:t>
        </w:r>
        <w:r w:rsidR="00B76827" w:rsidRPr="00B76827">
          <w:rPr>
            <w:rFonts w:hint="eastAsia"/>
            <w:lang w:eastAsia="ja-JP"/>
          </w:rPr>
          <w:t>“</w:t>
        </w:r>
        <w:r w:rsidR="00202768" w:rsidRPr="00202768">
          <w:rPr>
            <w:lang w:eastAsia="ja-JP"/>
          </w:rPr>
          <w:t>Self-Oriented Independent</w:t>
        </w:r>
        <w:r w:rsidR="00B76827" w:rsidRPr="00B76827">
          <w:rPr>
            <w:lang w:eastAsia="ja-JP"/>
          </w:rPr>
          <w:t>”</w:t>
        </w:r>
        <w:r>
          <w:t xml:space="preserve"> demonstrated lower scores on Agreeableness and Honesty–Humility relative to other clusters, alongside moderate Extraversion and Openness. This pattern may indicate a more competitive and assertive interpersonal style.</w:t>
        </w:r>
      </w:ins>
    </w:p>
    <w:p w14:paraId="4B13295E" w14:textId="06478D04" w:rsidR="008B4492" w:rsidRDefault="008B4492" w:rsidP="008B4492">
      <w:pPr>
        <w:pStyle w:val="PARA"/>
        <w:ind w:firstLineChars="50" w:firstLine="99"/>
        <w:rPr>
          <w:ins w:id="1063" w:author="Eisuke Tokiwa" w:date="2025-12-15T17:43:00Z" w16du:dateUtc="2025-12-15T08:43:00Z"/>
        </w:rPr>
      </w:pPr>
      <w:ins w:id="1064" w:author="Eisuke Tokiwa" w:date="2025-12-15T17:43:00Z" w16du:dateUtc="2025-12-15T08:43:00Z">
        <w:r>
          <w:t>Cluster 6</w:t>
        </w:r>
        <w:r w:rsidR="00B76827">
          <w:rPr>
            <w:rFonts w:hint="eastAsia"/>
            <w:lang w:eastAsia="ja-JP"/>
          </w:rPr>
          <w:t xml:space="preserve"> </w:t>
        </w:r>
        <w:r w:rsidR="00B76827" w:rsidRPr="00B76827">
          <w:rPr>
            <w:rFonts w:hint="eastAsia"/>
            <w:lang w:eastAsia="ja-JP"/>
          </w:rPr>
          <w:t>“</w:t>
        </w:r>
        <w:r w:rsidR="00FD6D71">
          <w:rPr>
            <w:lang w:eastAsia="ja-JP"/>
          </w:rPr>
          <w:t>Emotionally Volatile Extravert</w:t>
        </w:r>
        <w:r w:rsidR="00B76827" w:rsidRPr="00B76827">
          <w:rPr>
            <w:lang w:eastAsia="ja-JP"/>
          </w:rPr>
          <w:t>”</w:t>
        </w:r>
        <w:r>
          <w:t xml:space="preserve"> </w:t>
        </w:r>
        <w:r w:rsidR="00FD6D71" w:rsidRPr="00FD6D71">
          <w:t>was characterized by elevated Emotionality combined with relatively lower Agreeableness, indicating a more affectively reactive and potentially conflict-prone interpersonal style.</w:t>
        </w:r>
      </w:ins>
    </w:p>
    <w:p w14:paraId="18890E27" w14:textId="76F87569" w:rsidR="008B4492" w:rsidRDefault="008B4492" w:rsidP="008B4492">
      <w:pPr>
        <w:pStyle w:val="PARA"/>
        <w:ind w:firstLineChars="50" w:firstLine="99"/>
        <w:rPr>
          <w:ins w:id="1065" w:author="Eisuke Tokiwa" w:date="2025-12-15T17:43:00Z" w16du:dateUtc="2025-12-15T08:43:00Z"/>
          <w:lang w:eastAsia="ja-JP"/>
        </w:rPr>
      </w:pPr>
      <w:ins w:id="1066" w:author="Eisuke Tokiwa" w:date="2025-12-15T17:43:00Z" w16du:dateUtc="2025-12-15T08:43:00Z">
        <w:r>
          <w:t>Cluster 7</w:t>
        </w:r>
        <w:r w:rsidR="00B76827">
          <w:rPr>
            <w:rFonts w:hint="eastAsia"/>
            <w:lang w:eastAsia="ja-JP"/>
          </w:rPr>
          <w:t xml:space="preserve"> </w:t>
        </w:r>
        <w:r w:rsidR="00B76827" w:rsidRPr="00B76827">
          <w:rPr>
            <w:rFonts w:hint="eastAsia"/>
            <w:lang w:eastAsia="ja-JP"/>
          </w:rPr>
          <w:t>“</w:t>
        </w:r>
        <w:r w:rsidR="0028525A">
          <w:rPr>
            <w:lang w:eastAsia="ja-JP"/>
          </w:rPr>
          <w:t>Reliable Introvert</w:t>
        </w:r>
        <w:r w:rsidR="00B76827" w:rsidRPr="00B76827">
          <w:rPr>
            <w:lang w:eastAsia="ja-JP"/>
          </w:rPr>
          <w:t>”</w:t>
        </w:r>
        <w:r>
          <w:t xml:space="preserve"> combined high Agreeableness with moderate-to-high Conscientiousness and </w:t>
        </w:r>
        <w:r>
          <w:t>Emotionality, reflecting an interpersonally warm and dependable profile.</w:t>
        </w:r>
      </w:ins>
    </w:p>
    <w:p w14:paraId="1CDDB818" w14:textId="5CF0AE9B" w:rsidR="008B4492" w:rsidRDefault="008B4492" w:rsidP="008B4492">
      <w:pPr>
        <w:pStyle w:val="PARA"/>
        <w:spacing w:line="240" w:lineRule="auto"/>
        <w:ind w:firstLineChars="50" w:firstLine="99"/>
        <w:rPr>
          <w:ins w:id="1067" w:author="Eisuke Tokiwa" w:date="2025-12-15T17:43:00Z" w16du:dateUtc="2025-12-15T08:43:00Z"/>
        </w:rPr>
      </w:pPr>
      <w:ins w:id="1068" w:author="Eisuke Tokiwa" w:date="2025-12-15T17:43:00Z" w16du:dateUtc="2025-12-15T08:43:00Z">
        <w:r>
          <w:t>Together, these seven prototypes capture a broad range of personality configurations present in the Japanese population. Their distinctiveness and interpretability support the validity of the clustering solution and align with prior research demonstrating that heterogeneous</w:t>
        </w:r>
      </w:ins>
      <w:r>
        <w:t xml:space="preserve"> personality </w:t>
      </w:r>
      <w:del w:id="1069" w:author="Eisuke Tokiwa" w:date="2025-12-15T17:43:00Z" w16du:dateUtc="2025-12-15T08:43:00Z">
        <w:r w:rsidR="00AE66AC" w:rsidRPr="00AE66AC">
          <w:rPr>
            <w:lang w:eastAsia="ja-JP"/>
          </w:rPr>
          <w:delText xml:space="preserve">clusters identified </w:delText>
        </w:r>
      </w:del>
      <w:ins w:id="1070" w:author="Eisuke Tokiwa" w:date="2025-12-15T17:43:00Z" w16du:dateUtc="2025-12-15T08:43:00Z">
        <w:r>
          <w:t xml:space="preserve">structures can be parsimoniously represented </w:t>
        </w:r>
      </w:ins>
      <w:r>
        <w:t xml:space="preserve">through </w:t>
      </w:r>
      <w:del w:id="1071" w:author="Eisuke Tokiwa" w:date="2025-12-15T17:43:00Z" w16du:dateUtc="2025-12-15T08:43:00Z">
        <w:r w:rsidR="00AE66AC" w:rsidRPr="00AE66AC">
          <w:rPr>
            <w:lang w:eastAsia="ja-JP"/>
          </w:rPr>
          <w:delText xml:space="preserve">k-means analysis. Each line represents </w:delText>
        </w:r>
        <w:r w:rsidR="005E7DDA" w:rsidRPr="005E7DDA">
          <w:rPr>
            <w:lang w:eastAsia="ja-JP"/>
          </w:rPr>
          <w:delText>unstandardized means</w:delText>
        </w:r>
        <w:r w:rsidR="005E7DDA">
          <w:rPr>
            <w:rFonts w:hint="eastAsia"/>
            <w:lang w:eastAsia="ja-JP"/>
          </w:rPr>
          <w:delText xml:space="preserve"> </w:delText>
        </w:r>
        <w:r w:rsidR="00AE66AC" w:rsidRPr="00AE66AC">
          <w:rPr>
            <w:lang w:eastAsia="ja-JP"/>
          </w:rPr>
          <w:delText xml:space="preserve">across the six domains. The profiles reveal distinct </w:delText>
        </w:r>
      </w:del>
      <w:ins w:id="1072" w:author="Eisuke Tokiwa" w:date="2025-12-15T17:43:00Z" w16du:dateUtc="2025-12-15T08:43:00Z">
        <w:r>
          <w:t>discrete profile patterns.</w:t>
        </w:r>
      </w:ins>
    </w:p>
    <w:p w14:paraId="02F54D23" w14:textId="77777777" w:rsidR="008B4492" w:rsidRDefault="008B4492" w:rsidP="00600238">
      <w:pPr>
        <w:pStyle w:val="PARA"/>
        <w:spacing w:line="240" w:lineRule="auto"/>
        <w:rPr>
          <w:ins w:id="1073" w:author="Eisuke Tokiwa" w:date="2025-12-15T17:43:00Z" w16du:dateUtc="2025-12-15T08:43:00Z"/>
        </w:rPr>
      </w:pPr>
    </w:p>
    <w:p w14:paraId="757E6721" w14:textId="77777777" w:rsidR="00F47BCC" w:rsidRDefault="00F47BCC" w:rsidP="00600238">
      <w:pPr>
        <w:pStyle w:val="PARA"/>
        <w:spacing w:line="240" w:lineRule="auto"/>
        <w:rPr>
          <w:ins w:id="1074" w:author="Eisuke Tokiwa" w:date="2025-12-15T17:43:00Z" w16du:dateUtc="2025-12-15T08:43:00Z"/>
          <w:lang w:eastAsia="ja-JP"/>
        </w:rPr>
      </w:pPr>
    </w:p>
    <w:bookmarkEnd w:id="1051"/>
    <w:p w14:paraId="25692BAA" w14:textId="7840E95D" w:rsidR="008B4492" w:rsidRDefault="008B4492" w:rsidP="00600238">
      <w:pPr>
        <w:pStyle w:val="PARA"/>
        <w:spacing w:line="240" w:lineRule="auto"/>
        <w:rPr>
          <w:ins w:id="1075" w:author="Eisuke Tokiwa" w:date="2025-12-15T17:43:00Z" w16du:dateUtc="2025-12-15T08:43:00Z"/>
          <w:lang w:eastAsia="ja-JP"/>
        </w:rPr>
      </w:pPr>
    </w:p>
    <w:p w14:paraId="0240D8C3" w14:textId="003EB9F4" w:rsidR="008B4492" w:rsidRDefault="008B4492" w:rsidP="008B4492">
      <w:pPr>
        <w:pStyle w:val="FigureCaption"/>
        <w:jc w:val="center"/>
        <w:rPr>
          <w:ins w:id="1076" w:author="Eisuke Tokiwa" w:date="2025-12-15T17:43:00Z" w16du:dateUtc="2025-12-15T08:43:00Z"/>
          <w:noProof/>
          <w:lang w:eastAsia="ja-JP"/>
        </w:rPr>
      </w:pPr>
      <w:ins w:id="1077" w:author="Eisuke Tokiwa" w:date="2025-12-15T17:43:00Z" w16du:dateUtc="2025-12-15T08:43:00Z">
        <w:r>
          <w:rPr>
            <w:rFonts w:hint="eastAsia"/>
            <w:noProof/>
            <w:lang w:eastAsia="ja-JP"/>
          </w:rPr>
          <w:t>Figure 2</w:t>
        </w:r>
        <w:r w:rsidR="00F47BCC">
          <w:rPr>
            <w:noProof/>
          </w:rPr>
          <w:drawing>
            <wp:inline distT="0" distB="0" distL="0" distR="0" wp14:anchorId="01706F74" wp14:editId="51707641">
              <wp:extent cx="2971800" cy="2476500"/>
              <wp:effectExtent l="0" t="0" r="0" b="0"/>
              <wp:docPr id="1959641809" name="図 1" descr="グラフ,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41809" name="図 1" descr="グラフ, 折れ線グラフ&#10;&#10;AI 生成コンテンツは誤りを含む可能性があります。"/>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71800" cy="2476500"/>
                      </a:xfrm>
                      <a:prstGeom prst="rect">
                        <a:avLst/>
                      </a:prstGeom>
                      <a:noFill/>
                      <a:ln>
                        <a:noFill/>
                      </a:ln>
                    </pic:spPr>
                  </pic:pic>
                </a:graphicData>
              </a:graphic>
            </wp:inline>
          </w:drawing>
        </w:r>
      </w:ins>
    </w:p>
    <w:p w14:paraId="6CE1077C" w14:textId="5F7C37F0" w:rsidR="008B4492" w:rsidRPr="008B4492" w:rsidRDefault="00306E57" w:rsidP="00600238">
      <w:pPr>
        <w:pStyle w:val="FigCaption"/>
        <w:jc w:val="both"/>
        <w:rPr>
          <w:lang w:eastAsia="ja-JP"/>
        </w:rPr>
      </w:pPr>
      <w:ins w:id="1078" w:author="Eisuke Tokiwa" w:date="2025-12-15T17:43:00Z" w16du:dateUtc="2025-12-15T08:43:00Z">
        <w:r w:rsidRPr="00306E57">
          <w:rPr>
            <w:lang w:eastAsia="ja-JP"/>
          </w:rPr>
          <w:t xml:space="preserve">Radar plot illustrating the mean HEXACO domain scores for the seven identified </w:t>
        </w:r>
      </w:ins>
      <w:r w:rsidRPr="00306E57">
        <w:rPr>
          <w:lang w:eastAsia="ja-JP"/>
        </w:rPr>
        <w:t xml:space="preserve">personality </w:t>
      </w:r>
      <w:del w:id="1079" w:author="Eisuke Tokiwa" w:date="2025-12-15T17:43:00Z" w16du:dateUtc="2025-12-15T08:43:00Z">
        <w:r w:rsidR="00AE66AC" w:rsidRPr="00AE66AC">
          <w:rPr>
            <w:lang w:eastAsia="ja-JP"/>
          </w:rPr>
          <w:delText>patterns such as</w:delText>
        </w:r>
      </w:del>
      <w:ins w:id="1080" w:author="Eisuke Tokiwa" w:date="2025-12-15T17:43:00Z" w16du:dateUtc="2025-12-15T08:43:00Z">
        <w:r w:rsidRPr="00306E57">
          <w:rPr>
            <w:lang w:eastAsia="ja-JP"/>
          </w:rPr>
          <w:t>prototypes:</w:t>
        </w:r>
      </w:ins>
      <w:r w:rsidRPr="00306E57">
        <w:rPr>
          <w:lang w:eastAsia="ja-JP"/>
        </w:rPr>
        <w:t xml:space="preserve"> </w:t>
      </w:r>
      <w:r w:rsidR="00C508E7" w:rsidRPr="00C508E7">
        <w:rPr>
          <w:lang w:eastAsia="ja-JP"/>
        </w:rPr>
        <w:t>Reserved</w:t>
      </w:r>
      <w:r w:rsidRPr="00306E57">
        <w:rPr>
          <w:lang w:eastAsia="ja-JP"/>
        </w:rPr>
        <w:t xml:space="preserve">, </w:t>
      </w:r>
      <w:r w:rsidR="00C508E7">
        <w:rPr>
          <w:lang w:eastAsia="ja-JP"/>
        </w:rPr>
        <w:t>Emotionally Sensitive</w:t>
      </w:r>
      <w:r w:rsidRPr="00306E57">
        <w:rPr>
          <w:lang w:eastAsia="ja-JP"/>
        </w:rPr>
        <w:t xml:space="preserve">, </w:t>
      </w:r>
      <w:ins w:id="1081" w:author="Eisuke Tokiwa" w:date="2025-12-15T17:43:00Z" w16du:dateUtc="2025-12-15T08:43:00Z">
        <w:r w:rsidR="00FD6D71">
          <w:rPr>
            <w:lang w:eastAsia="ja-JP"/>
          </w:rPr>
          <w:t>Exploratory Extravert</w:t>
        </w:r>
        <w:r w:rsidRPr="00306E57">
          <w:rPr>
            <w:lang w:eastAsia="ja-JP"/>
          </w:rPr>
          <w:t xml:space="preserve">, </w:t>
        </w:r>
      </w:ins>
      <w:r w:rsidR="00C508E7">
        <w:rPr>
          <w:lang w:eastAsia="ja-JP"/>
        </w:rPr>
        <w:t>Conscientious Introvert</w:t>
      </w:r>
      <w:r w:rsidRPr="00306E57">
        <w:rPr>
          <w:lang w:eastAsia="ja-JP"/>
        </w:rPr>
        <w:t xml:space="preserve">, </w:t>
      </w:r>
      <w:del w:id="1082" w:author="Eisuke Tokiwa" w:date="2025-12-15T17:43:00Z" w16du:dateUtc="2025-12-15T08:43:00Z">
        <w:r w:rsidR="00AE66AC" w:rsidRPr="00AE66AC">
          <w:rPr>
            <w:lang w:eastAsia="ja-JP"/>
          </w:rPr>
          <w:delText>Extraverted Agreeable,</w:delText>
        </w:r>
      </w:del>
      <w:ins w:id="1083" w:author="Eisuke Tokiwa" w:date="2025-12-15T17:43:00Z" w16du:dateUtc="2025-12-15T08:43:00Z">
        <w:r w:rsidR="00202768" w:rsidRPr="00202768">
          <w:rPr>
            <w:lang w:eastAsia="ja-JP"/>
          </w:rPr>
          <w:t>Self-Oriented</w:t>
        </w:r>
      </w:ins>
      <w:r w:rsidR="00202768" w:rsidRPr="00202768">
        <w:rPr>
          <w:lang w:eastAsia="ja-JP"/>
        </w:rPr>
        <w:t xml:space="preserve"> Independent</w:t>
      </w:r>
      <w:r w:rsidRPr="00306E57">
        <w:rPr>
          <w:lang w:eastAsia="ja-JP"/>
        </w:rPr>
        <w:t xml:space="preserve">, </w:t>
      </w:r>
      <w:del w:id="1084" w:author="Eisuke Tokiwa" w:date="2025-12-15T17:43:00Z" w16du:dateUtc="2025-12-15T08:43:00Z">
        <w:r w:rsidR="00AE66AC" w:rsidRPr="00AE66AC">
          <w:rPr>
            <w:lang w:eastAsia="ja-JP"/>
          </w:rPr>
          <w:delText>Extraverted Stable, and Introverted Leader,</w:delText>
        </w:r>
      </w:del>
      <w:ins w:id="1085" w:author="Eisuke Tokiwa" w:date="2025-12-15T17:43:00Z" w16du:dateUtc="2025-12-15T08:43:00Z">
        <w:r w:rsidR="00FD6D71">
          <w:rPr>
            <w:lang w:eastAsia="ja-JP"/>
          </w:rPr>
          <w:t>Emotionally Volatile Extravert</w:t>
        </w:r>
        <w:r w:rsidRPr="00306E57">
          <w:rPr>
            <w:lang w:eastAsia="ja-JP"/>
          </w:rPr>
          <w:t xml:space="preserve">, and </w:t>
        </w:r>
        <w:r w:rsidR="0028525A">
          <w:rPr>
            <w:lang w:eastAsia="ja-JP"/>
          </w:rPr>
          <w:t>Reliable Introvert</w:t>
        </w:r>
        <w:r w:rsidRPr="00306E57">
          <w:rPr>
            <w:lang w:eastAsia="ja-JP"/>
          </w:rPr>
          <w:t>. Each colored line represents standardized scores across the six HEXACO dimensions (Honesty–Humility, Emotionality, Extraversion, Agreeableness, Conscientiousness, Openness to Experience),</w:t>
        </w:r>
      </w:ins>
      <w:r w:rsidRPr="00306E57">
        <w:rPr>
          <w:lang w:eastAsia="ja-JP"/>
        </w:rPr>
        <w:t xml:space="preserve"> highlighting </w:t>
      </w:r>
      <w:del w:id="1086" w:author="Eisuke Tokiwa" w:date="2025-12-15T17:43:00Z" w16du:dateUtc="2025-12-15T08:43:00Z">
        <w:r w:rsidR="00AE66AC" w:rsidRPr="00AE66AC">
          <w:rPr>
            <w:lang w:eastAsia="ja-JP"/>
          </w:rPr>
          <w:delText>cultural variation in Japanese personality structure</w:delText>
        </w:r>
      </w:del>
      <w:ins w:id="1087" w:author="Eisuke Tokiwa" w:date="2025-12-15T17:43:00Z" w16du:dateUtc="2025-12-15T08:43:00Z">
        <w:r w:rsidRPr="00306E57">
          <w:rPr>
            <w:lang w:eastAsia="ja-JP"/>
          </w:rPr>
          <w:t>distinct configurational patterns that differentiate the prototypes</w:t>
        </w:r>
      </w:ins>
      <w:r w:rsidRPr="00306E57">
        <w:rPr>
          <w:lang w:eastAsia="ja-JP"/>
        </w:rPr>
        <w:t>.</w:t>
      </w:r>
    </w:p>
    <w:p w14:paraId="471CB938" w14:textId="7758E6B2" w:rsidR="00AD2943" w:rsidRPr="00AD2943" w:rsidRDefault="00AD2943" w:rsidP="00600238">
      <w:pPr>
        <w:pStyle w:val="H1ListSpace"/>
      </w:pPr>
      <w:r w:rsidRPr="00AD2943">
        <w:t>D</w:t>
      </w:r>
      <w:r>
        <w:rPr>
          <w:rFonts w:hint="eastAsia"/>
          <w:lang w:eastAsia="ja-JP"/>
        </w:rPr>
        <w:t>ISCUSSION</w:t>
      </w:r>
    </w:p>
    <w:p w14:paraId="54211BB6" w14:textId="1A971D21" w:rsidR="00AD2943" w:rsidRDefault="00AD2943" w:rsidP="00600238">
      <w:pPr>
        <w:pStyle w:val="H2First"/>
        <w:numPr>
          <w:ilvl w:val="0"/>
          <w:numId w:val="43"/>
        </w:numPr>
      </w:pPr>
      <w:del w:id="1088" w:author="Eisuke Tokiwa" w:date="2025-12-15T17:43:00Z" w16du:dateUtc="2025-12-15T08:43:00Z">
        <w:r w:rsidRPr="00AD2943">
          <w:delText>S</w:delText>
        </w:r>
        <w:r w:rsidR="00D803FE">
          <w:rPr>
            <w:rFonts w:hint="eastAsia"/>
            <w:lang w:eastAsia="ja-JP"/>
          </w:rPr>
          <w:delText>UMMARY</w:delText>
        </w:r>
      </w:del>
      <w:ins w:id="1089" w:author="Eisuke Tokiwa" w:date="2025-12-15T17:43:00Z" w16du:dateUtc="2025-12-15T08:43:00Z">
        <w:r w:rsidR="00EB213D" w:rsidRPr="00EB213D">
          <w:t>O</w:t>
        </w:r>
        <w:r w:rsidR="00EB213D">
          <w:rPr>
            <w:rFonts w:hint="eastAsia"/>
            <w:lang w:eastAsia="ja-JP"/>
          </w:rPr>
          <w:t>VERVIEW</w:t>
        </w:r>
      </w:ins>
      <w:r w:rsidR="00EB213D" w:rsidRPr="00EB213D">
        <w:t xml:space="preserve"> </w:t>
      </w:r>
      <w:r w:rsidR="00EB213D">
        <w:rPr>
          <w:rFonts w:hint="eastAsia"/>
          <w:lang w:eastAsia="ja-JP"/>
        </w:rPr>
        <w:t>OF</w:t>
      </w:r>
      <w:r w:rsidR="00EB213D" w:rsidRPr="00EB213D">
        <w:t xml:space="preserve"> </w:t>
      </w:r>
      <w:del w:id="1090" w:author="Eisuke Tokiwa" w:date="2025-12-15T17:43:00Z" w16du:dateUtc="2025-12-15T08:43:00Z">
        <w:r w:rsidR="00D803FE">
          <w:rPr>
            <w:rFonts w:hint="eastAsia"/>
            <w:lang w:eastAsia="ja-JP"/>
          </w:rPr>
          <w:delText>RESULTS</w:delText>
        </w:r>
      </w:del>
      <w:ins w:id="1091" w:author="Eisuke Tokiwa" w:date="2025-12-15T17:43:00Z" w16du:dateUtc="2025-12-15T08:43:00Z">
        <w:r w:rsidR="00EB213D" w:rsidRPr="00EB213D">
          <w:t>K</w:t>
        </w:r>
        <w:r w:rsidR="00EB213D">
          <w:rPr>
            <w:rFonts w:hint="eastAsia"/>
            <w:lang w:eastAsia="ja-JP"/>
          </w:rPr>
          <w:t>EY</w:t>
        </w:r>
        <w:r w:rsidR="00EB213D" w:rsidRPr="00EB213D">
          <w:t xml:space="preserve"> F</w:t>
        </w:r>
        <w:r w:rsidR="00EB213D">
          <w:rPr>
            <w:rFonts w:hint="eastAsia"/>
            <w:lang w:eastAsia="ja-JP"/>
          </w:rPr>
          <w:t>INDINGS</w:t>
        </w:r>
      </w:ins>
    </w:p>
    <w:p w14:paraId="2DCCC927" w14:textId="2C157C19" w:rsidR="000D62AA" w:rsidRPr="000D62AA" w:rsidRDefault="00AD2943" w:rsidP="000D62AA">
      <w:pPr>
        <w:ind w:firstLine="180"/>
        <w:jc w:val="both"/>
        <w:rPr>
          <w:ins w:id="1092" w:author="Eisuke Tokiwa" w:date="2025-12-15T17:43:00Z" w16du:dateUtc="2025-12-15T08:43:00Z"/>
          <w:rFonts w:asciiTheme="majorBidi" w:hAnsiTheme="majorBidi" w:cstheme="majorBidi"/>
          <w:sz w:val="20"/>
          <w:szCs w:val="20"/>
          <w:lang w:eastAsia="ja-JP"/>
        </w:rPr>
      </w:pPr>
      <w:del w:id="1093" w:author="Eisuke Tokiwa" w:date="2025-12-15T17:43:00Z" w16du:dateUtc="2025-12-15T08:43:00Z">
        <w:r w:rsidRPr="00BE58BA">
          <w:rPr>
            <w:rFonts w:asciiTheme="majorBidi" w:hAnsiTheme="majorBidi" w:cstheme="majorBidi"/>
            <w:sz w:val="20"/>
            <w:szCs w:val="20"/>
          </w:rPr>
          <w:delText>This</w:delText>
        </w:r>
      </w:del>
      <w:bookmarkStart w:id="1094" w:name="_Hlk211593826"/>
      <w:ins w:id="1095" w:author="Eisuke Tokiwa" w:date="2025-12-15T17:43:00Z" w16du:dateUtc="2025-12-15T08:43:00Z">
        <w:r w:rsidR="000D62AA" w:rsidRPr="000D62AA">
          <w:rPr>
            <w:rFonts w:asciiTheme="majorBidi" w:hAnsiTheme="majorBidi" w:cstheme="majorBidi"/>
            <w:sz w:val="20"/>
            <w:szCs w:val="20"/>
            <w:lang w:eastAsia="ja-JP"/>
          </w:rPr>
          <w:t>The present</w:t>
        </w:r>
      </w:ins>
      <w:r w:rsidR="000D62AA" w:rsidRPr="000D62AA">
        <w:rPr>
          <w:rFonts w:asciiTheme="majorBidi" w:hAnsiTheme="majorBidi" w:cstheme="majorBidi"/>
          <w:sz w:val="20"/>
          <w:szCs w:val="20"/>
          <w:lang w:eastAsia="ja-JP"/>
        </w:rPr>
        <w:t xml:space="preserve"> study </w:t>
      </w:r>
      <w:del w:id="1096" w:author="Eisuke Tokiwa" w:date="2025-12-15T17:43:00Z" w16du:dateUtc="2025-12-15T08:43:00Z">
        <w:r w:rsidRPr="00BE58BA">
          <w:rPr>
            <w:rFonts w:asciiTheme="majorBidi" w:hAnsiTheme="majorBidi" w:cstheme="majorBidi"/>
            <w:sz w:val="20"/>
            <w:szCs w:val="20"/>
          </w:rPr>
          <w:delText xml:space="preserve">clustered over 13,000 personality data points from Japanese individuals based on the HEXACO model, identifying </w:delText>
        </w:r>
      </w:del>
      <w:ins w:id="1097" w:author="Eisuke Tokiwa" w:date="2025-12-15T17:43:00Z" w16du:dateUtc="2025-12-15T08:43:00Z">
        <w:r w:rsidR="000D62AA" w:rsidRPr="000D62AA">
          <w:rPr>
            <w:rFonts w:asciiTheme="majorBidi" w:hAnsiTheme="majorBidi" w:cstheme="majorBidi"/>
            <w:sz w:val="20"/>
            <w:szCs w:val="20"/>
            <w:lang w:eastAsia="ja-JP"/>
          </w:rPr>
          <w:t xml:space="preserve">identified </w:t>
        </w:r>
      </w:ins>
      <w:r w:rsidR="000D62AA" w:rsidRPr="000D62AA">
        <w:rPr>
          <w:rFonts w:asciiTheme="majorBidi" w:hAnsiTheme="majorBidi" w:cstheme="majorBidi"/>
          <w:sz w:val="20"/>
          <w:szCs w:val="20"/>
          <w:lang w:eastAsia="ja-JP"/>
        </w:rPr>
        <w:t xml:space="preserve">seven distinct personality </w:t>
      </w:r>
      <w:del w:id="1098" w:author="Eisuke Tokiwa" w:date="2025-12-15T17:43:00Z" w16du:dateUtc="2025-12-15T08:43:00Z">
        <w:r w:rsidRPr="00BE58BA">
          <w:rPr>
            <w:rFonts w:asciiTheme="majorBidi" w:hAnsiTheme="majorBidi" w:cstheme="majorBidi"/>
            <w:sz w:val="20"/>
            <w:szCs w:val="20"/>
          </w:rPr>
          <w:delText xml:space="preserve">types. The combination of Ward’s </w:delText>
        </w:r>
      </w:del>
      <w:ins w:id="1099" w:author="Eisuke Tokiwa" w:date="2025-12-15T17:43:00Z" w16du:dateUtc="2025-12-15T08:43:00Z">
        <w:r w:rsidR="000D62AA" w:rsidRPr="000D62AA">
          <w:rPr>
            <w:rFonts w:asciiTheme="majorBidi" w:hAnsiTheme="majorBidi" w:cstheme="majorBidi"/>
            <w:sz w:val="20"/>
            <w:szCs w:val="20"/>
            <w:lang w:eastAsia="ja-JP"/>
          </w:rPr>
          <w:t>prototypes in a large Japanese sample using the HEXACO framework and a multi-</w:t>
        </w:r>
      </w:ins>
      <w:r w:rsidR="000D62AA" w:rsidRPr="000D62AA">
        <w:rPr>
          <w:rFonts w:asciiTheme="majorBidi" w:hAnsiTheme="majorBidi" w:cstheme="majorBidi"/>
          <w:sz w:val="20"/>
          <w:szCs w:val="20"/>
          <w:lang w:eastAsia="ja-JP"/>
        </w:rPr>
        <w:t xml:space="preserve">method </w:t>
      </w:r>
      <w:del w:id="1100" w:author="Eisuke Tokiwa" w:date="2025-12-15T17:43:00Z" w16du:dateUtc="2025-12-15T08:43:00Z">
        <w:r w:rsidRPr="00BE58BA">
          <w:rPr>
            <w:rFonts w:asciiTheme="majorBidi" w:hAnsiTheme="majorBidi" w:cstheme="majorBidi"/>
            <w:sz w:val="20"/>
            <w:szCs w:val="20"/>
          </w:rPr>
          <w:delText xml:space="preserve">and k-means </w:delText>
        </w:r>
      </w:del>
      <w:r w:rsidR="000D62AA" w:rsidRPr="000D62AA">
        <w:rPr>
          <w:rFonts w:asciiTheme="majorBidi" w:hAnsiTheme="majorBidi" w:cstheme="majorBidi"/>
          <w:sz w:val="20"/>
          <w:szCs w:val="20"/>
          <w:lang w:eastAsia="ja-JP"/>
        </w:rPr>
        <w:t xml:space="preserve">clustering </w:t>
      </w:r>
      <w:del w:id="1101" w:author="Eisuke Tokiwa" w:date="2025-12-15T17:43:00Z" w16du:dateUtc="2025-12-15T08:43:00Z">
        <w:r w:rsidRPr="00BE58BA">
          <w:rPr>
            <w:rFonts w:asciiTheme="majorBidi" w:hAnsiTheme="majorBidi" w:cstheme="majorBidi"/>
            <w:sz w:val="20"/>
            <w:szCs w:val="20"/>
          </w:rPr>
          <w:delText>showed</w:delText>
        </w:r>
      </w:del>
      <w:ins w:id="1102" w:author="Eisuke Tokiwa" w:date="2025-12-15T17:43:00Z" w16du:dateUtc="2025-12-15T08:43:00Z">
        <w:r w:rsidR="000D62AA" w:rsidRPr="000D62AA">
          <w:rPr>
            <w:rFonts w:asciiTheme="majorBidi" w:hAnsiTheme="majorBidi" w:cstheme="majorBidi"/>
            <w:sz w:val="20"/>
            <w:szCs w:val="20"/>
            <w:lang w:eastAsia="ja-JP"/>
          </w:rPr>
          <w:t>strategy. By integrating hierarchical clustering with k-means, latent profile analysis, and spectral clustering,</w:t>
        </w:r>
      </w:ins>
      <w:r w:rsidR="000D62AA" w:rsidRPr="000D62AA">
        <w:rPr>
          <w:rFonts w:asciiTheme="majorBidi" w:hAnsiTheme="majorBidi" w:cstheme="majorBidi"/>
          <w:sz w:val="20"/>
          <w:szCs w:val="20"/>
          <w:lang w:eastAsia="ja-JP"/>
        </w:rPr>
        <w:t xml:space="preserve"> the </w:t>
      </w:r>
      <w:del w:id="1103" w:author="Eisuke Tokiwa" w:date="2025-12-15T17:43:00Z" w16du:dateUtc="2025-12-15T08:43:00Z">
        <w:r w:rsidRPr="00BE58BA">
          <w:rPr>
            <w:rFonts w:asciiTheme="majorBidi" w:hAnsiTheme="majorBidi" w:cstheme="majorBidi"/>
            <w:sz w:val="20"/>
            <w:szCs w:val="20"/>
          </w:rPr>
          <w:delText xml:space="preserve">best fit in terms of </w:delText>
        </w:r>
      </w:del>
      <w:ins w:id="1104" w:author="Eisuke Tokiwa" w:date="2025-12-15T17:43:00Z" w16du:dateUtc="2025-12-15T08:43:00Z">
        <w:r w:rsidR="000D62AA" w:rsidRPr="000D62AA">
          <w:rPr>
            <w:rFonts w:asciiTheme="majorBidi" w:hAnsiTheme="majorBidi" w:cstheme="majorBidi"/>
            <w:sz w:val="20"/>
            <w:szCs w:val="20"/>
            <w:lang w:eastAsia="ja-JP"/>
          </w:rPr>
          <w:t xml:space="preserve">results demonstrated a stable and replicable seven-cluster solution that was consistently supported by </w:t>
        </w:r>
      </w:ins>
      <w:r w:rsidR="000D62AA" w:rsidRPr="000D62AA">
        <w:rPr>
          <w:rFonts w:asciiTheme="majorBidi" w:hAnsiTheme="majorBidi" w:cstheme="majorBidi"/>
          <w:sz w:val="20"/>
          <w:szCs w:val="20"/>
          <w:lang w:eastAsia="ja-JP"/>
        </w:rPr>
        <w:t>both internal and external validity</w:t>
      </w:r>
      <w:del w:id="1105" w:author="Eisuke Tokiwa" w:date="2025-12-15T17:43:00Z" w16du:dateUtc="2025-12-15T08:43:00Z">
        <w:r w:rsidRPr="00BE58BA">
          <w:rPr>
            <w:rFonts w:asciiTheme="majorBidi" w:hAnsiTheme="majorBidi" w:cstheme="majorBidi"/>
            <w:sz w:val="20"/>
            <w:szCs w:val="20"/>
          </w:rPr>
          <w:delText xml:space="preserve">, with </w:delText>
        </w:r>
      </w:del>
      <w:ins w:id="1106" w:author="Eisuke Tokiwa" w:date="2025-12-15T17:43:00Z" w16du:dateUtc="2025-12-15T08:43:00Z">
        <w:r w:rsidR="000D62AA" w:rsidRPr="000D62AA">
          <w:rPr>
            <w:rFonts w:asciiTheme="majorBidi" w:hAnsiTheme="majorBidi" w:cstheme="majorBidi"/>
            <w:sz w:val="20"/>
            <w:szCs w:val="20"/>
            <w:lang w:eastAsia="ja-JP"/>
          </w:rPr>
          <w:t xml:space="preserve"> indices. This finding extends prior personality prototype research, which has typically reported four to five profiles in Western samples, by showing that a more differentiated structure emerges when culturally </w:t>
        </w:r>
        <w:r w:rsidR="000D62AA" w:rsidRPr="000D62AA">
          <w:rPr>
            <w:rFonts w:asciiTheme="majorBidi" w:hAnsiTheme="majorBidi" w:cstheme="majorBidi"/>
            <w:sz w:val="20"/>
            <w:szCs w:val="20"/>
            <w:lang w:eastAsia="ja-JP"/>
          </w:rPr>
          <w:lastRenderedPageBreak/>
          <w:t>specific trait covariation is examined in a non-WEIRD context [27], [28], [35].</w:t>
        </w:r>
      </w:ins>
    </w:p>
    <w:p w14:paraId="5008EC39" w14:textId="0CAD098F" w:rsidR="000D62AA" w:rsidRPr="000D62AA" w:rsidRDefault="000D62AA">
      <w:pPr>
        <w:ind w:firstLine="180"/>
        <w:jc w:val="both"/>
        <w:rPr>
          <w:rFonts w:asciiTheme="majorBidi" w:hAnsiTheme="majorBidi" w:cstheme="majorBidi"/>
          <w:sz w:val="20"/>
          <w:szCs w:val="20"/>
          <w:lang w:eastAsia="ja-JP"/>
        </w:rPr>
        <w:pPrChange w:id="1107" w:author="Eisuke Tokiwa" w:date="2025-12-15T17:43:00Z" w16du:dateUtc="2025-12-15T08:43:00Z">
          <w:pPr>
            <w:ind w:firstLine="720"/>
            <w:jc w:val="both"/>
          </w:pPr>
        </w:pPrChange>
      </w:pPr>
      <w:ins w:id="1108" w:author="Eisuke Tokiwa" w:date="2025-12-15T17:43:00Z" w16du:dateUtc="2025-12-15T08:43:00Z">
        <w:r w:rsidRPr="000D62AA">
          <w:rPr>
            <w:rFonts w:asciiTheme="majorBidi" w:hAnsiTheme="majorBidi" w:cstheme="majorBidi"/>
            <w:sz w:val="20"/>
            <w:szCs w:val="20"/>
            <w:lang w:eastAsia="ja-JP"/>
          </w:rPr>
          <w:t xml:space="preserve">Across the identified prototypes, several patterns aligned with previously reported personality types, such as profiles resembling resilient or reserved configurations characterized by relatively high Agreeableness and Conscientiousness. At the same time, other prototypes reflected combinations of traits that appear </w:t>
        </w:r>
      </w:ins>
      <w:r w:rsidRPr="000D62AA">
        <w:rPr>
          <w:rFonts w:asciiTheme="majorBidi" w:hAnsiTheme="majorBidi" w:cstheme="majorBidi"/>
          <w:sz w:val="20"/>
          <w:szCs w:val="20"/>
          <w:lang w:eastAsia="ja-JP"/>
        </w:rPr>
        <w:t xml:space="preserve">particularly </w:t>
      </w:r>
      <w:del w:id="1109" w:author="Eisuke Tokiwa" w:date="2025-12-15T17:43:00Z" w16du:dateUtc="2025-12-15T08:43:00Z">
        <w:r w:rsidR="00AD2943" w:rsidRPr="00BE58BA">
          <w:rPr>
            <w:rFonts w:asciiTheme="majorBidi" w:hAnsiTheme="majorBidi" w:cstheme="majorBidi"/>
            <w:sz w:val="20"/>
            <w:szCs w:val="20"/>
          </w:rPr>
          <w:delText>high scores for Cohen’s kappa and the adjusted Rand index. The seven identified clusters are as follows:</w:delText>
        </w:r>
      </w:del>
      <w:ins w:id="1110" w:author="Eisuke Tokiwa" w:date="2025-12-15T17:43:00Z" w16du:dateUtc="2025-12-15T08:43:00Z">
        <w:r w:rsidRPr="000D62AA">
          <w:rPr>
            <w:rFonts w:asciiTheme="majorBidi" w:hAnsiTheme="majorBidi" w:cstheme="majorBidi"/>
            <w:sz w:val="20"/>
            <w:szCs w:val="20"/>
            <w:lang w:eastAsia="ja-JP"/>
          </w:rPr>
          <w:t>salient within the Japanese cultural context, including profiles marked by emotional sensitivity combined with introversion, as well as dependable but interpersonally restrained patterns. These results support the notion that personality structure reflects both universal psychological processes and culturally shaped norms regarding emotional expression, social harmony, and self-regulation [36], [37]. Importantly, the presence of multiple introversion-oriented yet functionally adaptive profiles suggests that low Extraversion does not uniformly indicate maladaptive functioning in East Asian cultural settings.</w:t>
        </w:r>
      </w:ins>
    </w:p>
    <w:p w14:paraId="7F9004FB" w14:textId="77777777" w:rsidR="00AD2943" w:rsidRPr="00BE58BA" w:rsidRDefault="00AD2943" w:rsidP="00EC6CED">
      <w:pPr>
        <w:jc w:val="both"/>
        <w:rPr>
          <w:del w:id="1111" w:author="Eisuke Tokiwa" w:date="2025-12-15T17:43:00Z" w16du:dateUtc="2025-12-15T08:43:00Z"/>
          <w:rFonts w:asciiTheme="majorBidi" w:hAnsiTheme="majorBidi" w:cstheme="majorBidi"/>
          <w:sz w:val="20"/>
          <w:szCs w:val="20"/>
        </w:rPr>
      </w:pPr>
      <w:del w:id="1112" w:author="Eisuke Tokiwa" w:date="2025-12-15T17:43:00Z" w16du:dateUtc="2025-12-15T08:43:00Z">
        <w:r w:rsidRPr="00BE58BA">
          <w:rPr>
            <w:rFonts w:asciiTheme="majorBidi" w:hAnsiTheme="majorBidi" w:cstheme="majorBidi"/>
            <w:sz w:val="20"/>
            <w:szCs w:val="20"/>
          </w:rPr>
          <w:delText>1.</w:delText>
        </w:r>
        <w:r w:rsidRPr="00BE58BA">
          <w:rPr>
            <w:rFonts w:asciiTheme="majorBidi" w:hAnsiTheme="majorBidi" w:cstheme="majorBidi"/>
            <w:sz w:val="20"/>
            <w:szCs w:val="20"/>
          </w:rPr>
          <w:tab/>
          <w:delText>Reserved Type: Introverted, agreeable, but with lower self-management skills.</w:delText>
        </w:r>
      </w:del>
    </w:p>
    <w:p w14:paraId="531C1FFF" w14:textId="77777777" w:rsidR="00AD2943" w:rsidRPr="00BE58BA" w:rsidRDefault="00AD2943" w:rsidP="00EC6CED">
      <w:pPr>
        <w:jc w:val="both"/>
        <w:rPr>
          <w:del w:id="1113" w:author="Eisuke Tokiwa" w:date="2025-12-15T17:43:00Z" w16du:dateUtc="2025-12-15T08:43:00Z"/>
          <w:rFonts w:asciiTheme="majorBidi" w:hAnsiTheme="majorBidi" w:cstheme="majorBidi"/>
          <w:sz w:val="20"/>
          <w:szCs w:val="20"/>
        </w:rPr>
      </w:pPr>
      <w:del w:id="1114" w:author="Eisuke Tokiwa" w:date="2025-12-15T17:43:00Z" w16du:dateUtc="2025-12-15T08:43:00Z">
        <w:r w:rsidRPr="00BE58BA">
          <w:rPr>
            <w:rFonts w:asciiTheme="majorBidi" w:hAnsiTheme="majorBidi" w:cstheme="majorBidi"/>
            <w:sz w:val="20"/>
            <w:szCs w:val="20"/>
          </w:rPr>
          <w:delText>2.</w:delText>
        </w:r>
        <w:r w:rsidRPr="00BE58BA">
          <w:rPr>
            <w:rFonts w:asciiTheme="majorBidi" w:hAnsiTheme="majorBidi" w:cstheme="majorBidi"/>
            <w:sz w:val="20"/>
            <w:szCs w:val="20"/>
          </w:rPr>
          <w:tab/>
          <w:delText>Emotionally Sensitive Type: Emotionally sensitive, low extraversion, but highly open-minded.</w:delText>
        </w:r>
      </w:del>
    </w:p>
    <w:p w14:paraId="79045B91" w14:textId="77777777" w:rsidR="00AD2943" w:rsidRPr="00BE58BA" w:rsidRDefault="00AD2943" w:rsidP="00EC6CED">
      <w:pPr>
        <w:jc w:val="both"/>
        <w:rPr>
          <w:del w:id="1115" w:author="Eisuke Tokiwa" w:date="2025-12-15T17:43:00Z" w16du:dateUtc="2025-12-15T08:43:00Z"/>
          <w:rFonts w:asciiTheme="majorBidi" w:hAnsiTheme="majorBidi" w:cstheme="majorBidi"/>
          <w:sz w:val="20"/>
          <w:szCs w:val="20"/>
        </w:rPr>
      </w:pPr>
      <w:del w:id="1116" w:author="Eisuke Tokiwa" w:date="2025-12-15T17:43:00Z" w16du:dateUtc="2025-12-15T08:43:00Z">
        <w:r w:rsidRPr="00BE58BA">
          <w:rPr>
            <w:rFonts w:asciiTheme="majorBidi" w:hAnsiTheme="majorBidi" w:cstheme="majorBidi"/>
            <w:sz w:val="20"/>
            <w:szCs w:val="20"/>
          </w:rPr>
          <w:delText>3.</w:delText>
        </w:r>
        <w:r w:rsidRPr="00BE58BA">
          <w:rPr>
            <w:rFonts w:asciiTheme="majorBidi" w:hAnsiTheme="majorBidi" w:cstheme="majorBidi"/>
            <w:sz w:val="20"/>
            <w:szCs w:val="20"/>
          </w:rPr>
          <w:tab/>
          <w:delText>Conscientious Introvert Type: Honest, conscientious, introverted individuals with high responsibility.</w:delText>
        </w:r>
      </w:del>
    </w:p>
    <w:p w14:paraId="3739B307" w14:textId="77777777" w:rsidR="00AD2943" w:rsidRPr="00BE58BA" w:rsidRDefault="00AD2943" w:rsidP="00EC6CED">
      <w:pPr>
        <w:jc w:val="both"/>
        <w:rPr>
          <w:del w:id="1117" w:author="Eisuke Tokiwa" w:date="2025-12-15T17:43:00Z" w16du:dateUtc="2025-12-15T08:43:00Z"/>
          <w:rFonts w:asciiTheme="majorBidi" w:hAnsiTheme="majorBidi" w:cstheme="majorBidi"/>
          <w:sz w:val="20"/>
          <w:szCs w:val="20"/>
        </w:rPr>
      </w:pPr>
      <w:del w:id="1118" w:author="Eisuke Tokiwa" w:date="2025-12-15T17:43:00Z" w16du:dateUtc="2025-12-15T08:43:00Z">
        <w:r w:rsidRPr="00BE58BA">
          <w:rPr>
            <w:rFonts w:asciiTheme="majorBidi" w:hAnsiTheme="majorBidi" w:cstheme="majorBidi"/>
            <w:sz w:val="20"/>
            <w:szCs w:val="20"/>
          </w:rPr>
          <w:delText>4.</w:delText>
        </w:r>
        <w:r w:rsidRPr="00BE58BA">
          <w:rPr>
            <w:rFonts w:asciiTheme="majorBidi" w:hAnsiTheme="majorBidi" w:cstheme="majorBidi"/>
            <w:sz w:val="20"/>
            <w:szCs w:val="20"/>
          </w:rPr>
          <w:tab/>
          <w:delText>Extraverted Agreeable Type: Outgoing and highly cooperative in social settings.</w:delText>
        </w:r>
      </w:del>
    </w:p>
    <w:p w14:paraId="3B95D601" w14:textId="77777777" w:rsidR="00AD2943" w:rsidRPr="00BE58BA" w:rsidRDefault="00AD2943" w:rsidP="00EC6CED">
      <w:pPr>
        <w:jc w:val="both"/>
        <w:rPr>
          <w:del w:id="1119" w:author="Eisuke Tokiwa" w:date="2025-12-15T17:43:00Z" w16du:dateUtc="2025-12-15T08:43:00Z"/>
          <w:rFonts w:asciiTheme="majorBidi" w:hAnsiTheme="majorBidi" w:cstheme="majorBidi"/>
          <w:sz w:val="20"/>
          <w:szCs w:val="20"/>
        </w:rPr>
      </w:pPr>
      <w:del w:id="1120" w:author="Eisuke Tokiwa" w:date="2025-12-15T17:43:00Z" w16du:dateUtc="2025-12-15T08:43:00Z">
        <w:r w:rsidRPr="00BE58BA">
          <w:rPr>
            <w:rFonts w:asciiTheme="majorBidi" w:hAnsiTheme="majorBidi" w:cstheme="majorBidi"/>
            <w:sz w:val="20"/>
            <w:szCs w:val="20"/>
          </w:rPr>
          <w:delText>5.</w:delText>
        </w:r>
        <w:r w:rsidRPr="00BE58BA">
          <w:rPr>
            <w:rFonts w:asciiTheme="majorBidi" w:hAnsiTheme="majorBidi" w:cstheme="majorBidi"/>
            <w:sz w:val="20"/>
            <w:szCs w:val="20"/>
          </w:rPr>
          <w:tab/>
          <w:delText>Independent Type: Self-disciplined and independent, with lower agreeableness.</w:delText>
        </w:r>
      </w:del>
    </w:p>
    <w:p w14:paraId="7E3FC29F" w14:textId="77777777" w:rsidR="00AD2943" w:rsidRPr="00BE58BA" w:rsidRDefault="00AD2943" w:rsidP="00EC6CED">
      <w:pPr>
        <w:jc w:val="both"/>
        <w:rPr>
          <w:del w:id="1121" w:author="Eisuke Tokiwa" w:date="2025-12-15T17:43:00Z" w16du:dateUtc="2025-12-15T08:43:00Z"/>
          <w:rFonts w:asciiTheme="majorBidi" w:hAnsiTheme="majorBidi" w:cstheme="majorBidi"/>
          <w:sz w:val="20"/>
          <w:szCs w:val="20"/>
        </w:rPr>
      </w:pPr>
      <w:del w:id="1122" w:author="Eisuke Tokiwa" w:date="2025-12-15T17:43:00Z" w16du:dateUtc="2025-12-15T08:43:00Z">
        <w:r w:rsidRPr="00BE58BA">
          <w:rPr>
            <w:rFonts w:asciiTheme="majorBidi" w:hAnsiTheme="majorBidi" w:cstheme="majorBidi"/>
            <w:sz w:val="20"/>
            <w:szCs w:val="20"/>
          </w:rPr>
          <w:delText>6.</w:delText>
        </w:r>
        <w:r w:rsidRPr="00BE58BA">
          <w:rPr>
            <w:rFonts w:asciiTheme="majorBidi" w:hAnsiTheme="majorBidi" w:cstheme="majorBidi"/>
            <w:sz w:val="20"/>
            <w:szCs w:val="20"/>
          </w:rPr>
          <w:tab/>
          <w:delText>Extraverted Stable Type: Sociable and emotionally stable but lower in self-management.</w:delText>
        </w:r>
      </w:del>
    </w:p>
    <w:p w14:paraId="6F1A3AEE" w14:textId="77777777" w:rsidR="00AD2943" w:rsidRPr="00BE58BA" w:rsidRDefault="00AD2943" w:rsidP="00EC6CED">
      <w:pPr>
        <w:jc w:val="both"/>
        <w:rPr>
          <w:del w:id="1123" w:author="Eisuke Tokiwa" w:date="2025-12-15T17:43:00Z" w16du:dateUtc="2025-12-15T08:43:00Z"/>
          <w:rFonts w:asciiTheme="majorBidi" w:hAnsiTheme="majorBidi" w:cstheme="majorBidi"/>
          <w:sz w:val="20"/>
          <w:szCs w:val="20"/>
        </w:rPr>
      </w:pPr>
      <w:del w:id="1124" w:author="Eisuke Tokiwa" w:date="2025-12-15T17:43:00Z" w16du:dateUtc="2025-12-15T08:43:00Z">
        <w:r w:rsidRPr="00BE58BA">
          <w:rPr>
            <w:rFonts w:asciiTheme="majorBidi" w:hAnsiTheme="majorBidi" w:cstheme="majorBidi"/>
            <w:sz w:val="20"/>
            <w:szCs w:val="20"/>
          </w:rPr>
          <w:delText>7.</w:delText>
        </w:r>
        <w:r w:rsidRPr="00BE58BA">
          <w:rPr>
            <w:rFonts w:asciiTheme="majorBidi" w:hAnsiTheme="majorBidi" w:cstheme="majorBidi"/>
            <w:sz w:val="20"/>
            <w:szCs w:val="20"/>
          </w:rPr>
          <w:tab/>
          <w:delText>Introverted Leader Type: Honest, introverted, and open to new experiences, with leadership potential.</w:delText>
        </w:r>
      </w:del>
    </w:p>
    <w:p w14:paraId="73615190" w14:textId="17CAC6FF" w:rsidR="00BE58BA" w:rsidRPr="00BE58BA" w:rsidRDefault="00BE58BA" w:rsidP="00EC6CED">
      <w:pPr>
        <w:jc w:val="both"/>
        <w:rPr>
          <w:del w:id="1125" w:author="Eisuke Tokiwa" w:date="2025-12-15T17:43:00Z" w16du:dateUtc="2025-12-15T08:43:00Z"/>
          <w:rFonts w:asciiTheme="majorBidi" w:hAnsiTheme="majorBidi" w:cstheme="majorBidi"/>
          <w:sz w:val="20"/>
          <w:szCs w:val="20"/>
          <w:lang w:eastAsia="ja-JP"/>
        </w:rPr>
      </w:pPr>
      <w:del w:id="1126" w:author="Eisuke Tokiwa" w:date="2025-12-15T17:43:00Z" w16du:dateUtc="2025-12-15T08:43:00Z">
        <w:r w:rsidRPr="00BE58BA">
          <w:rPr>
            <w:rFonts w:asciiTheme="majorBidi" w:hAnsiTheme="majorBidi" w:cstheme="majorBidi"/>
            <w:sz w:val="20"/>
            <w:szCs w:val="20"/>
            <w:lang w:eastAsia="ja-JP"/>
          </w:rPr>
          <w:delText>These clusters reflect various combinations of HEXACO traits, highlighting the diversity of personality types within Japanese individuals. Some of the clusters align with previously reported personality types, while others reveal characteristics unique to Japanese culture.</w:delText>
        </w:r>
      </w:del>
    </w:p>
    <w:p w14:paraId="10D7A91E" w14:textId="181EC2E1" w:rsidR="00ED3479" w:rsidRPr="00BE58BA" w:rsidRDefault="000D62AA" w:rsidP="000D62AA">
      <w:pPr>
        <w:ind w:firstLine="180"/>
        <w:jc w:val="both"/>
        <w:rPr>
          <w:ins w:id="1127" w:author="Eisuke Tokiwa" w:date="2025-12-15T17:43:00Z" w16du:dateUtc="2025-12-15T08:43:00Z"/>
          <w:rFonts w:asciiTheme="majorBidi" w:hAnsiTheme="majorBidi" w:cstheme="majorBidi"/>
          <w:sz w:val="20"/>
          <w:szCs w:val="20"/>
          <w:lang w:eastAsia="ja-JP"/>
        </w:rPr>
      </w:pPr>
      <w:ins w:id="1128" w:author="Eisuke Tokiwa" w:date="2025-12-15T17:43:00Z" w16du:dateUtc="2025-12-15T08:43:00Z">
        <w:r w:rsidRPr="000D62AA">
          <w:rPr>
            <w:rFonts w:asciiTheme="majorBidi" w:hAnsiTheme="majorBidi" w:cstheme="majorBidi"/>
            <w:sz w:val="20"/>
            <w:szCs w:val="20"/>
            <w:lang w:eastAsia="ja-JP"/>
          </w:rPr>
          <w:t>A central contribution of this study lies in demonstrating the prominent role of the Honesty–Humility dimension in differentiating personality prototypes within the Japanese population. Variations in Honesty–Humility meaningfully distinguished cooperative, reliable profiles from more self-oriented or emotionally volatile patterns, highlighting its importance beyond trait-level analyses. This finding is consistent with prior work emphasizing the cultural and moral relevance of Honesty–Humility in shaping social behavior and interpersonal functioning [18], [21]. Taken together, the results indicate that HEXACO-based personality prototypes capture both cross-culturally recurrent patterns and culturally specific configurations, thereby advancing the understanding of personality structure in non-Western contexts and addressing a key gap identified in previous research [25], [35].</w:t>
        </w:r>
      </w:ins>
    </w:p>
    <w:bookmarkEnd w:id="1094"/>
    <w:p w14:paraId="4672C700" w14:textId="62510E4A" w:rsidR="00BE58BA" w:rsidRPr="00ED3479" w:rsidRDefault="00EB213D" w:rsidP="00600238">
      <w:pPr>
        <w:pStyle w:val="H2First"/>
        <w:numPr>
          <w:ilvl w:val="0"/>
          <w:numId w:val="43"/>
        </w:numPr>
      </w:pPr>
      <w:ins w:id="1129" w:author="Eisuke Tokiwa" w:date="2025-12-15T17:43:00Z" w16du:dateUtc="2025-12-15T08:43:00Z">
        <w:r w:rsidRPr="00EB213D">
          <w:rPr>
            <w:lang w:eastAsia="ja-JP"/>
          </w:rPr>
          <w:t>C</w:t>
        </w:r>
        <w:r>
          <w:rPr>
            <w:rFonts w:hint="eastAsia"/>
            <w:lang w:eastAsia="ja-JP"/>
          </w:rPr>
          <w:t>ULTURAL</w:t>
        </w:r>
        <w:r w:rsidRPr="00EB213D">
          <w:rPr>
            <w:lang w:eastAsia="ja-JP"/>
          </w:rPr>
          <w:t xml:space="preserve"> </w:t>
        </w:r>
      </w:ins>
      <w:r w:rsidRPr="00EB213D">
        <w:rPr>
          <w:lang w:eastAsia="ja-JP"/>
        </w:rPr>
        <w:t>I</w:t>
      </w:r>
      <w:r>
        <w:rPr>
          <w:rFonts w:hint="eastAsia"/>
          <w:lang w:eastAsia="ja-JP"/>
        </w:rPr>
        <w:t>NTERPRETATIONS</w:t>
      </w:r>
      <w:r w:rsidRPr="00EB213D">
        <w:rPr>
          <w:lang w:eastAsia="ja-JP"/>
        </w:rPr>
        <w:t xml:space="preserve"> </w:t>
      </w:r>
      <w:r>
        <w:rPr>
          <w:rFonts w:hint="eastAsia"/>
          <w:lang w:eastAsia="ja-JP"/>
        </w:rPr>
        <w:t>OF</w:t>
      </w:r>
      <w:r w:rsidRPr="00EB213D">
        <w:rPr>
          <w:lang w:eastAsia="ja-JP"/>
        </w:rPr>
        <w:t xml:space="preserve"> </w:t>
      </w:r>
      <w:del w:id="1130" w:author="Eisuke Tokiwa" w:date="2025-12-15T17:43:00Z" w16du:dateUtc="2025-12-15T08:43:00Z">
        <w:r w:rsidR="00BE58BA" w:rsidRPr="00BE58BA">
          <w:rPr>
            <w:lang w:eastAsia="ja-JP"/>
          </w:rPr>
          <w:delText>F</w:delText>
        </w:r>
        <w:r w:rsidR="00D803FE">
          <w:rPr>
            <w:rFonts w:hint="eastAsia"/>
            <w:lang w:eastAsia="ja-JP"/>
          </w:rPr>
          <w:delText>INDINGS</w:delText>
        </w:r>
      </w:del>
      <w:ins w:id="1131" w:author="Eisuke Tokiwa" w:date="2025-12-15T17:43:00Z" w16du:dateUtc="2025-12-15T08:43:00Z">
        <w:r>
          <w:rPr>
            <w:rFonts w:hint="eastAsia"/>
            <w:lang w:eastAsia="ja-JP"/>
          </w:rPr>
          <w:t>THE</w:t>
        </w:r>
        <w:r w:rsidRPr="00EB213D">
          <w:rPr>
            <w:lang w:eastAsia="ja-JP"/>
          </w:rPr>
          <w:t xml:space="preserve"> P</w:t>
        </w:r>
        <w:r>
          <w:rPr>
            <w:rFonts w:hint="eastAsia"/>
            <w:lang w:eastAsia="ja-JP"/>
          </w:rPr>
          <w:t>ROTOTYPES</w:t>
        </w:r>
      </w:ins>
    </w:p>
    <w:p w14:paraId="575713D8" w14:textId="77777777" w:rsidR="00BE58BA" w:rsidRDefault="00BE58BA" w:rsidP="00600238">
      <w:pPr>
        <w:rPr>
          <w:del w:id="1132" w:author="Eisuke Tokiwa" w:date="2025-12-15T17:43:00Z" w16du:dateUtc="2025-12-15T08:43:00Z"/>
          <w:rFonts w:asciiTheme="majorBidi" w:hAnsiTheme="majorBidi" w:cstheme="majorBidi"/>
          <w:sz w:val="20"/>
          <w:szCs w:val="20"/>
          <w:lang w:eastAsia="ja-JP"/>
        </w:rPr>
      </w:pPr>
    </w:p>
    <w:p w14:paraId="42A11A36" w14:textId="77777777" w:rsidR="00BE58BA" w:rsidRPr="00BE58BA" w:rsidRDefault="00BE58BA" w:rsidP="00EC6CED">
      <w:pPr>
        <w:jc w:val="both"/>
        <w:rPr>
          <w:del w:id="1133" w:author="Eisuke Tokiwa" w:date="2025-12-15T17:43:00Z" w16du:dateUtc="2025-12-15T08:43:00Z"/>
          <w:lang w:eastAsia="ja-JP"/>
        </w:rPr>
      </w:pPr>
      <w:del w:id="1134" w:author="Eisuke Tokiwa" w:date="2025-12-15T17:43:00Z" w16du:dateUtc="2025-12-15T08:43:00Z">
        <w:r w:rsidRPr="00BE58BA">
          <w:rPr>
            <w:rFonts w:asciiTheme="majorBidi" w:hAnsiTheme="majorBidi" w:cstheme="majorBidi"/>
            <w:sz w:val="20"/>
            <w:szCs w:val="20"/>
            <w:lang w:eastAsia="ja-JP"/>
          </w:rPr>
          <w:delText>The results of this study provide novel insights into personality types in Japan, aligning with some aspects of previous research while also identifying personality types that are specific to Japanese culture. For example, the Reserved Type and Conscientious Introvert Type correspond to overcontrolled and resilient types reported in previous studies. However, these types also reflect a strong emphasis on introversion and social harmony, which are more pronounced in Japanese culture. The Emotionally Sensitive Type and Introverted Leader Type also stand out, reflecting a greater sensitivity to emotional nuances and a more reserved form of leadership that is valued in Japan. These findings support the research questions proposed in section 1.5, particularly the first question regarding whether Japanese personality types align with those identified in previous studies. While the results confirm the existence of universal personality structures, the seven clusters identified in this study highlight unique cultural traits that differentiate Japanese individuals from those in Western studies.</w:delText>
        </w:r>
      </w:del>
    </w:p>
    <w:p w14:paraId="3977742A" w14:textId="77777777" w:rsidR="00AD2943" w:rsidRDefault="00BE58BA" w:rsidP="00600238">
      <w:pPr>
        <w:pStyle w:val="H2First"/>
        <w:numPr>
          <w:ilvl w:val="0"/>
          <w:numId w:val="43"/>
        </w:numPr>
        <w:rPr>
          <w:del w:id="1135" w:author="Eisuke Tokiwa" w:date="2025-12-15T17:43:00Z" w16du:dateUtc="2025-12-15T08:43:00Z"/>
        </w:rPr>
      </w:pPr>
      <w:del w:id="1136" w:author="Eisuke Tokiwa" w:date="2025-12-15T17:43:00Z" w16du:dateUtc="2025-12-15T08:43:00Z">
        <w:r w:rsidRPr="00BE58BA">
          <w:rPr>
            <w:lang w:eastAsia="ja-JP"/>
          </w:rPr>
          <w:delText>C</w:delText>
        </w:r>
        <w:r w:rsidR="00D803FE">
          <w:rPr>
            <w:rFonts w:hint="eastAsia"/>
            <w:lang w:eastAsia="ja-JP"/>
          </w:rPr>
          <w:delText>ULTURAL</w:delText>
        </w:r>
        <w:r w:rsidRPr="00BE58BA">
          <w:rPr>
            <w:lang w:eastAsia="ja-JP"/>
          </w:rPr>
          <w:delText xml:space="preserve"> I</w:delText>
        </w:r>
        <w:r w:rsidR="00D803FE">
          <w:rPr>
            <w:rFonts w:hint="eastAsia"/>
            <w:lang w:eastAsia="ja-JP"/>
          </w:rPr>
          <w:delText>NFLUENCES</w:delText>
        </w:r>
        <w:r w:rsidRPr="00BE58BA">
          <w:rPr>
            <w:lang w:eastAsia="ja-JP"/>
          </w:rPr>
          <w:delText xml:space="preserve"> </w:delText>
        </w:r>
        <w:r w:rsidR="00D803FE">
          <w:rPr>
            <w:rFonts w:hint="eastAsia"/>
            <w:lang w:eastAsia="ja-JP"/>
          </w:rPr>
          <w:delText>ON</w:delText>
        </w:r>
        <w:r w:rsidRPr="00BE58BA">
          <w:rPr>
            <w:lang w:eastAsia="ja-JP"/>
          </w:rPr>
          <w:delText xml:space="preserve"> P</w:delText>
        </w:r>
        <w:r w:rsidR="00D803FE">
          <w:rPr>
            <w:rFonts w:hint="eastAsia"/>
            <w:lang w:eastAsia="ja-JP"/>
          </w:rPr>
          <w:delText>ERSONALITY</w:delText>
        </w:r>
      </w:del>
    </w:p>
    <w:p w14:paraId="36B05456" w14:textId="77777777" w:rsidR="00BE58BA" w:rsidRDefault="00BE58BA" w:rsidP="00EC6CED">
      <w:pPr>
        <w:jc w:val="both"/>
        <w:rPr>
          <w:del w:id="1137" w:author="Eisuke Tokiwa" w:date="2025-12-15T17:43:00Z" w16du:dateUtc="2025-12-15T08:43:00Z"/>
        </w:rPr>
      </w:pPr>
      <w:del w:id="1138" w:author="Eisuke Tokiwa" w:date="2025-12-15T17:43:00Z" w16du:dateUtc="2025-12-15T08:43:00Z">
        <w:r w:rsidRPr="00BE58BA">
          <w:rPr>
            <w:rFonts w:asciiTheme="majorBidi" w:hAnsiTheme="majorBidi" w:cstheme="majorBidi"/>
            <w:sz w:val="20"/>
            <w:szCs w:val="20"/>
            <w:lang w:eastAsia="ja-JP"/>
          </w:rPr>
          <w:delText>The findings of this study reaffirm the importance of cultural factors in shaping personality types, as highlighted in previous personality research. While some personality types, such as the Resilient and Overcontrolled types, were replicated in the Japanese sample, other clusters demonstrated unique cultural influences on personality formation. For instance, the Reserved Type and Conscientious Introvert Type reflect Japanese cultural norms that value introversion and modesty, traits that are culturally reinforced through societal expectations of politeness and social harmony. These traits stand in contrast to more extroverted personality profiles that are more prevalent in Western societies. On the other hand, clusters such as the Extraverted Stable Type and the Independent Type, characterized by lower levels of Agreeableness or higher levels of Extraversion, reflect a shift towards individualism in modern Japanese society, diverging from traditional collectivist norms. Additionally, the high prevalence of Emotional Sensitivity and Introverted Leadership in certain clusters highlights the nuanced role that emotional expressiveness and leadership play in Japanese culture. These traits suggest that, while emotional regulation and humility are often emphasized, there is room for creative and emotionally sensitive leadership within the Japanese social context. In summary, this study illustrates how cultural values, such as humility, social harmony, and emotional sensitivity, are embedded in Japanese personality structures, influencing the development and manifestation of personality types.</w:delText>
        </w:r>
      </w:del>
    </w:p>
    <w:p w14:paraId="25A0425B" w14:textId="77777777" w:rsidR="00AD2943" w:rsidRDefault="00BE58BA" w:rsidP="00600238">
      <w:pPr>
        <w:pStyle w:val="H2First"/>
        <w:numPr>
          <w:ilvl w:val="0"/>
          <w:numId w:val="43"/>
        </w:numPr>
        <w:rPr>
          <w:del w:id="1139" w:author="Eisuke Tokiwa" w:date="2025-12-15T17:43:00Z" w16du:dateUtc="2025-12-15T08:43:00Z"/>
        </w:rPr>
      </w:pPr>
      <w:del w:id="1140" w:author="Eisuke Tokiwa" w:date="2025-12-15T17:43:00Z" w16du:dateUtc="2025-12-15T08:43:00Z">
        <w:r w:rsidRPr="00BE58BA">
          <w:rPr>
            <w:lang w:eastAsia="ja-JP"/>
          </w:rPr>
          <w:delText>L</w:delText>
        </w:r>
        <w:r w:rsidR="00D803FE">
          <w:rPr>
            <w:rFonts w:hint="eastAsia"/>
            <w:lang w:eastAsia="ja-JP"/>
          </w:rPr>
          <w:delText>IMITATIONS</w:delText>
        </w:r>
        <w:r w:rsidRPr="00BE58BA">
          <w:rPr>
            <w:lang w:eastAsia="ja-JP"/>
          </w:rPr>
          <w:delText xml:space="preserve"> </w:delText>
        </w:r>
        <w:r w:rsidR="00D803FE">
          <w:rPr>
            <w:rFonts w:hint="eastAsia"/>
            <w:lang w:eastAsia="ja-JP"/>
          </w:rPr>
          <w:delText>OF</w:delText>
        </w:r>
        <w:r w:rsidRPr="00BE58BA">
          <w:rPr>
            <w:lang w:eastAsia="ja-JP"/>
          </w:rPr>
          <w:delText xml:space="preserve"> </w:delText>
        </w:r>
        <w:r w:rsidR="00D803FE">
          <w:rPr>
            <w:rFonts w:hint="eastAsia"/>
            <w:lang w:eastAsia="ja-JP"/>
          </w:rPr>
          <w:delText>THE</w:delText>
        </w:r>
        <w:r w:rsidRPr="00BE58BA">
          <w:rPr>
            <w:lang w:eastAsia="ja-JP"/>
          </w:rPr>
          <w:delText xml:space="preserve"> </w:delText>
        </w:r>
        <w:r w:rsidR="00D803FE">
          <w:rPr>
            <w:rFonts w:hint="eastAsia"/>
            <w:lang w:eastAsia="ja-JP"/>
          </w:rPr>
          <w:delText>STUDY</w:delText>
        </w:r>
      </w:del>
    </w:p>
    <w:p w14:paraId="101E721B" w14:textId="77777777" w:rsidR="00BE58BA" w:rsidRPr="00BE58BA" w:rsidRDefault="00BE58BA" w:rsidP="00EC6CED">
      <w:pPr>
        <w:jc w:val="both"/>
        <w:rPr>
          <w:del w:id="1141" w:author="Eisuke Tokiwa" w:date="2025-12-15T17:43:00Z" w16du:dateUtc="2025-12-15T08:43:00Z"/>
          <w:rFonts w:asciiTheme="majorBidi" w:hAnsiTheme="majorBidi" w:cstheme="majorBidi"/>
          <w:sz w:val="20"/>
          <w:szCs w:val="20"/>
          <w:lang w:eastAsia="ja-JP"/>
        </w:rPr>
      </w:pPr>
      <w:del w:id="1142" w:author="Eisuke Tokiwa" w:date="2025-12-15T17:43:00Z" w16du:dateUtc="2025-12-15T08:43:00Z">
        <w:r w:rsidRPr="00BE58BA">
          <w:rPr>
            <w:rFonts w:asciiTheme="majorBidi" w:hAnsiTheme="majorBidi" w:cstheme="majorBidi"/>
            <w:sz w:val="20"/>
            <w:szCs w:val="20"/>
            <w:lang w:eastAsia="ja-JP"/>
          </w:rPr>
          <w:delText xml:space="preserve">While this study provides important insights into the personality structure of Japanese individuals using the HEXACO model, several limitations must be acknowledged. </w:delText>
        </w:r>
        <w:r w:rsidRPr="00BE58BA">
          <w:rPr>
            <w:rFonts w:asciiTheme="majorBidi" w:hAnsiTheme="majorBidi" w:cstheme="majorBidi"/>
            <w:sz w:val="20"/>
            <w:szCs w:val="20"/>
            <w:lang w:eastAsia="ja-JP"/>
          </w:rPr>
          <w:lastRenderedPageBreak/>
          <w:delText>These limitations should be considered when interpreting the results and in the design of future research. First, the lack of demographic data in this study, such as gender, age, and geographic region, restricts the ability to examine how these factors may influence the formation and characteristics of personality types. Including such demographic information could provide a more granular understanding of personality types and their development across different population subgroups. Future studies could address this limitation by analyzing how personality types vary across demographic categories within the Japanese population. Second, this study did not examine the relationships between personality types and other important psychological or behavioral variables, such as physical and mental health, well-being, self-esteem, or risk-taking behavior. These variables are known to be closely linked to personality traits and could offer a deeper understanding of how personality types affect various life outcomes. Future research could incorporate these factors to develop a more comprehensive picture of personality types and their real-world implications. Third, the internal consistency of the Honesty-Humility domain, as indicated by its relatively low Cronbach's alpha (.57), suggests that this domain may require further refinement. This raises the question of whether the measurement of this domain accurately captures the nuances of Honesty-Humility in Japanese culture. Future studies could improve the scale's reliability by refining the items or adapting them to better fit the cultural context. Additionally, the cross-cultural comparison of HEXACO personality types remains a future research challenge. While this study focused solely on Japanese individuals, comparing these findings with data from other non-Western and Western cultures would provide more insight into the universality and cultural specificity of personality types. Such comparative studies could help clarify how cultural norms and values influence personality structures across different societies. Finally, the study's use of an internet-based survey may have introduced sampling biases, potentially over-representing individuals who are more comfortable using digital platforms. This could affect the generalizability of the findings to the broader Japanese population. Future studies should consider more diverse data collection methods to obtain a representative sample. Despite these limitations, this study contributes significantly to understanding Japanese personality structures based on the HEXACO model and highlights the cultural factors that influence personality formation.</w:delText>
        </w:r>
      </w:del>
    </w:p>
    <w:p w14:paraId="59930CE1" w14:textId="7389BF7D" w:rsidR="00AD2943" w:rsidRDefault="00BE58BA" w:rsidP="00600238">
      <w:pPr>
        <w:pStyle w:val="H2First"/>
        <w:numPr>
          <w:ilvl w:val="0"/>
          <w:numId w:val="43"/>
        </w:numPr>
        <w:rPr>
          <w:del w:id="1143" w:author="Eisuke Tokiwa" w:date="2025-12-15T17:43:00Z" w16du:dateUtc="2025-12-15T08:43:00Z"/>
        </w:rPr>
      </w:pPr>
      <w:del w:id="1144" w:author="Eisuke Tokiwa" w:date="2025-12-15T17:43:00Z" w16du:dateUtc="2025-12-15T08:43:00Z">
        <w:r w:rsidRPr="00BE58BA">
          <w:rPr>
            <w:lang w:eastAsia="ja-JP"/>
          </w:rPr>
          <w:delText>I</w:delText>
        </w:r>
        <w:r w:rsidR="00D803FE">
          <w:rPr>
            <w:rFonts w:hint="eastAsia"/>
            <w:lang w:eastAsia="ja-JP"/>
          </w:rPr>
          <w:delText>MPLICATIONS</w:delText>
        </w:r>
        <w:r w:rsidRPr="00BE58BA">
          <w:rPr>
            <w:lang w:eastAsia="ja-JP"/>
          </w:rPr>
          <w:delText xml:space="preserve"> </w:delText>
        </w:r>
        <w:r w:rsidR="00D803FE">
          <w:rPr>
            <w:rFonts w:hint="eastAsia"/>
            <w:lang w:eastAsia="ja-JP"/>
          </w:rPr>
          <w:delText>FOR</w:delText>
        </w:r>
        <w:r w:rsidRPr="00BE58BA">
          <w:rPr>
            <w:lang w:eastAsia="ja-JP"/>
          </w:rPr>
          <w:delText xml:space="preserve"> F</w:delText>
        </w:r>
        <w:r w:rsidR="00D803FE">
          <w:rPr>
            <w:rFonts w:hint="eastAsia"/>
            <w:lang w:eastAsia="ja-JP"/>
          </w:rPr>
          <w:delText>UTURE</w:delText>
        </w:r>
        <w:r w:rsidRPr="00BE58BA">
          <w:rPr>
            <w:lang w:eastAsia="ja-JP"/>
          </w:rPr>
          <w:delText xml:space="preserve"> R</w:delText>
        </w:r>
        <w:r w:rsidR="00D803FE">
          <w:rPr>
            <w:rFonts w:hint="eastAsia"/>
            <w:lang w:eastAsia="ja-JP"/>
          </w:rPr>
          <w:delText>ESEARCH</w:delText>
        </w:r>
      </w:del>
    </w:p>
    <w:p w14:paraId="7B0C2F80" w14:textId="77777777" w:rsidR="0091745E" w:rsidRPr="00BE58BA" w:rsidRDefault="00BE58BA" w:rsidP="00EC6CED">
      <w:pPr>
        <w:jc w:val="both"/>
        <w:rPr>
          <w:del w:id="1145" w:author="Eisuke Tokiwa" w:date="2025-12-15T17:43:00Z" w16du:dateUtc="2025-12-15T08:43:00Z"/>
          <w:rFonts w:asciiTheme="majorBidi" w:hAnsiTheme="majorBidi" w:cstheme="majorBidi"/>
          <w:sz w:val="20"/>
          <w:szCs w:val="20"/>
          <w:lang w:eastAsia="ja-JP"/>
        </w:rPr>
      </w:pPr>
      <w:del w:id="1146" w:author="Eisuke Tokiwa" w:date="2025-12-15T17:43:00Z" w16du:dateUtc="2025-12-15T08:43:00Z">
        <w:r w:rsidRPr="00BE58BA">
          <w:rPr>
            <w:rFonts w:asciiTheme="majorBidi" w:hAnsiTheme="majorBidi" w:cstheme="majorBidi"/>
            <w:sz w:val="20"/>
            <w:szCs w:val="20"/>
            <w:lang w:eastAsia="ja-JP"/>
          </w:rPr>
          <w:delText xml:space="preserve">The findings of this study offer several directions for future research. First, future studies should aim to address the limitations mentioned above, particularly by incorporating demographic variables and behavioral indicators such as health and well-being. This would help clarify the role of personality types in different life domains and provide more practical applications for the findings. Moreover, cross-cultural studies using the HEXACO model would enable researchers to explore how cultural contexts shape </w:delText>
        </w:r>
        <w:r w:rsidRPr="00BE58BA">
          <w:rPr>
            <w:rFonts w:asciiTheme="majorBidi" w:hAnsiTheme="majorBidi" w:cstheme="majorBidi"/>
            <w:sz w:val="20"/>
            <w:szCs w:val="20"/>
            <w:lang w:eastAsia="ja-JP"/>
          </w:rPr>
          <w:delText>personality types. This could lead to a more comprehensive understanding of the interplay between universal personality traits and cultural values, thus enriching the field of personality research. Lastly, the refinement of the Honesty-Humility domain within the Japanese context is an important future research direction. As this study indicated some reliability issues with this domain, further investigations into how it can be more accurately measured and understood in non-Western contexts will be essential for advancing the HEXACO model's applicability.</w:delText>
        </w:r>
      </w:del>
    </w:p>
    <w:p w14:paraId="739BC1F8" w14:textId="1DCDD049" w:rsidR="000D62AA" w:rsidRPr="000D62AA" w:rsidRDefault="000D62AA" w:rsidP="000D62AA">
      <w:pPr>
        <w:ind w:firstLine="180"/>
        <w:jc w:val="both"/>
        <w:rPr>
          <w:ins w:id="1147" w:author="Eisuke Tokiwa" w:date="2025-12-15T17:43:00Z" w16du:dateUtc="2025-12-15T08:43:00Z"/>
          <w:rFonts w:asciiTheme="majorBidi" w:hAnsiTheme="majorBidi" w:cstheme="majorBidi"/>
          <w:sz w:val="20"/>
          <w:szCs w:val="20"/>
          <w:lang w:eastAsia="ja-JP"/>
        </w:rPr>
      </w:pPr>
      <w:ins w:id="1148" w:author="Eisuke Tokiwa" w:date="2025-12-15T17:43:00Z" w16du:dateUtc="2025-12-15T08:43:00Z">
        <w:r w:rsidRPr="000D62AA">
          <w:rPr>
            <w:rFonts w:asciiTheme="majorBidi" w:hAnsiTheme="majorBidi" w:cstheme="majorBidi"/>
            <w:sz w:val="20"/>
            <w:szCs w:val="20"/>
            <w:lang w:eastAsia="ja-JP"/>
          </w:rPr>
          <w:t>The seven personality prototypes identified in this study can be meaningfully interpreted through the lens of Japanese cultural norms emphasizing social harmony, emotional restraint, and context-sensitive self-regulation. Several profiles were characterized by relatively low Extraversion combined with moderate to high Agreeableness and Conscientiousness, reflecting interpersonal styles that prioritize cooperation, reliability, and indirect social engagement. In contrast to Western interpretations that often associate low Extraversion with social withdrawal, such configurations may represent culturally adaptive patterns in Japan, where reserved behavior and attentiveness to social context are socially valued and functionally effective [36].</w:t>
        </w:r>
      </w:ins>
    </w:p>
    <w:p w14:paraId="2CA62AC7" w14:textId="6EB1B85F" w:rsidR="000D62AA" w:rsidRPr="000D62AA" w:rsidRDefault="000D62AA" w:rsidP="000D62AA">
      <w:pPr>
        <w:ind w:firstLine="180"/>
        <w:jc w:val="both"/>
        <w:rPr>
          <w:ins w:id="1149" w:author="Eisuke Tokiwa" w:date="2025-12-15T17:43:00Z" w16du:dateUtc="2025-12-15T08:43:00Z"/>
          <w:rFonts w:asciiTheme="majorBidi" w:hAnsiTheme="majorBidi" w:cstheme="majorBidi"/>
          <w:sz w:val="20"/>
          <w:szCs w:val="20"/>
          <w:lang w:eastAsia="ja-JP"/>
        </w:rPr>
      </w:pPr>
      <w:ins w:id="1150" w:author="Eisuke Tokiwa" w:date="2025-12-15T17:43:00Z" w16du:dateUtc="2025-12-15T08:43:00Z">
        <w:r w:rsidRPr="000D62AA">
          <w:rPr>
            <w:rFonts w:asciiTheme="majorBidi" w:hAnsiTheme="majorBidi" w:cstheme="majorBidi"/>
            <w:sz w:val="20"/>
            <w:szCs w:val="20"/>
            <w:lang w:eastAsia="ja-JP"/>
          </w:rPr>
          <w:t>Notably, the coexistence of emotionally sensitive and emotionally volatile profiles highlights the nuanced role of Emotionality within Japanese personality structure. While Emotionality has often been interpreted as a vulnerability-related trait in Western samples, its integration with Agreeableness or Conscientiousness in several prototypes suggests a culturally regulated form of emotional awareness rather than maladaptive reactivity. This interpretation aligns with cross-national HEXACO research demonstrating that mean levels and functional correlates of Emotionality differ substantially across cultural contexts, particularly in East Asian societies [48]. Thus, emotional sensitivity in Japan may serve affiliative and relational functions rather than reflecting dysregulation per se.</w:t>
        </w:r>
      </w:ins>
    </w:p>
    <w:p w14:paraId="405E5C64" w14:textId="2EF376FE" w:rsidR="00BE58BA" w:rsidRPr="00BE58BA" w:rsidRDefault="000D62AA" w:rsidP="00001A98">
      <w:pPr>
        <w:ind w:firstLine="180"/>
        <w:jc w:val="both"/>
        <w:rPr>
          <w:ins w:id="1151" w:author="Eisuke Tokiwa" w:date="2025-12-15T17:43:00Z" w16du:dateUtc="2025-12-15T08:43:00Z"/>
          <w:lang w:eastAsia="ja-JP"/>
        </w:rPr>
      </w:pPr>
      <w:ins w:id="1152" w:author="Eisuke Tokiwa" w:date="2025-12-15T17:43:00Z" w16du:dateUtc="2025-12-15T08:43:00Z">
        <w:r w:rsidRPr="000D62AA">
          <w:rPr>
            <w:rFonts w:asciiTheme="majorBidi" w:hAnsiTheme="majorBidi" w:cstheme="majorBidi"/>
            <w:sz w:val="20"/>
            <w:szCs w:val="20"/>
            <w:lang w:eastAsia="ja-JP"/>
          </w:rPr>
          <w:t>The Honesty–Humility dimension further underscores the cultural specificity of the identified prototypes. Profiles high in Honesty–Humility tended to co-occur with interpersonal reliability and social responsibility, reinforcing cultural ideals related to sincerity, modesty, and trustworthiness. At the same time, the presence of self-oriented profiles characterized by relatively lower Honesty–Humility suggests increasing heterogeneity within contemporary Japanese society, potentially reflecting shifts toward individualism in competitive social and occupational environments. Together, these findings indicate that Japanese personality prototypes are best understood not as deviations from Western norms, but as culturally grounded configurations shaped by enduring values alongside ongoing social change.</w:t>
        </w:r>
      </w:ins>
    </w:p>
    <w:p w14:paraId="5074F719" w14:textId="77B316EB" w:rsidR="00AD2943" w:rsidRDefault="00EB213D" w:rsidP="00600238">
      <w:pPr>
        <w:pStyle w:val="H2First"/>
        <w:numPr>
          <w:ilvl w:val="0"/>
          <w:numId w:val="43"/>
        </w:numPr>
        <w:rPr>
          <w:ins w:id="1153" w:author="Eisuke Tokiwa" w:date="2025-12-15T17:43:00Z" w16du:dateUtc="2025-12-15T08:43:00Z"/>
        </w:rPr>
      </w:pPr>
      <w:ins w:id="1154" w:author="Eisuke Tokiwa" w:date="2025-12-15T17:43:00Z" w16du:dateUtc="2025-12-15T08:43:00Z">
        <w:r w:rsidRPr="00EB213D">
          <w:rPr>
            <w:lang w:eastAsia="ja-JP"/>
          </w:rPr>
          <w:t>T</w:t>
        </w:r>
        <w:r>
          <w:rPr>
            <w:rFonts w:hint="eastAsia"/>
            <w:lang w:eastAsia="ja-JP"/>
          </w:rPr>
          <w:t>HEORETICAL</w:t>
        </w:r>
        <w:r w:rsidRPr="00EB213D">
          <w:rPr>
            <w:lang w:eastAsia="ja-JP"/>
          </w:rPr>
          <w:t xml:space="preserve"> I</w:t>
        </w:r>
        <w:r>
          <w:rPr>
            <w:rFonts w:hint="eastAsia"/>
            <w:lang w:eastAsia="ja-JP"/>
          </w:rPr>
          <w:t>MPLICATIONS</w:t>
        </w:r>
      </w:ins>
    </w:p>
    <w:p w14:paraId="158717EE" w14:textId="7E09AA3C" w:rsidR="000D62AA" w:rsidRPr="000D62AA" w:rsidRDefault="000D62AA" w:rsidP="000D62AA">
      <w:pPr>
        <w:ind w:firstLine="180"/>
        <w:jc w:val="both"/>
        <w:rPr>
          <w:ins w:id="1155" w:author="Eisuke Tokiwa" w:date="2025-12-15T17:43:00Z" w16du:dateUtc="2025-12-15T08:43:00Z"/>
          <w:rFonts w:asciiTheme="majorBidi" w:hAnsiTheme="majorBidi" w:cstheme="majorBidi"/>
          <w:sz w:val="20"/>
          <w:szCs w:val="20"/>
          <w:lang w:eastAsia="ja-JP"/>
        </w:rPr>
      </w:pPr>
      <w:ins w:id="1156" w:author="Eisuke Tokiwa" w:date="2025-12-15T17:43:00Z" w16du:dateUtc="2025-12-15T08:43:00Z">
        <w:r w:rsidRPr="000D62AA">
          <w:rPr>
            <w:rFonts w:asciiTheme="majorBidi" w:hAnsiTheme="majorBidi" w:cstheme="majorBidi"/>
            <w:sz w:val="20"/>
            <w:szCs w:val="20"/>
            <w:lang w:eastAsia="ja-JP"/>
          </w:rPr>
          <w:t xml:space="preserve">The present findings offer several theoretical contributions to personality psychology, particularly in relation to cross-cultural personality structure and person-centered modeling. </w:t>
        </w:r>
        <w:r w:rsidRPr="000D62AA">
          <w:rPr>
            <w:rFonts w:asciiTheme="majorBidi" w:hAnsiTheme="majorBidi" w:cstheme="majorBidi"/>
            <w:sz w:val="20"/>
            <w:szCs w:val="20"/>
            <w:lang w:eastAsia="ja-JP"/>
          </w:rPr>
          <w:lastRenderedPageBreak/>
          <w:t>First, this study demonstrates that HEXACO-based personality prototypes can exhibit greater differentiation in a non-Western context than has typically been reported in Western samples. Whereas previous prototype studies often converged on four to five profiles [27], [28], the present analysis consistently supported a seven-cluster solution across multiple validation methods. This suggests that culturally specific patterns of trait covariation may remain obscured when prototype models are derived primarily from Western populations, underscoring the importance of extending person-centered approaches to diverse cultural contexts.</w:t>
        </w:r>
      </w:ins>
    </w:p>
    <w:p w14:paraId="75E47DA0" w14:textId="53D4BFC6" w:rsidR="000D62AA" w:rsidRPr="000D62AA" w:rsidRDefault="000D62AA" w:rsidP="000D62AA">
      <w:pPr>
        <w:ind w:firstLine="180"/>
        <w:jc w:val="both"/>
        <w:rPr>
          <w:ins w:id="1157" w:author="Eisuke Tokiwa" w:date="2025-12-15T17:43:00Z" w16du:dateUtc="2025-12-15T08:43:00Z"/>
          <w:rFonts w:asciiTheme="majorBidi" w:hAnsiTheme="majorBidi" w:cstheme="majorBidi"/>
          <w:sz w:val="20"/>
          <w:szCs w:val="20"/>
          <w:lang w:eastAsia="ja-JP"/>
        </w:rPr>
      </w:pPr>
      <w:ins w:id="1158" w:author="Eisuke Tokiwa" w:date="2025-12-15T17:43:00Z" w16du:dateUtc="2025-12-15T08:43:00Z">
        <w:r w:rsidRPr="000D62AA">
          <w:rPr>
            <w:rFonts w:asciiTheme="majorBidi" w:hAnsiTheme="majorBidi" w:cstheme="majorBidi"/>
            <w:sz w:val="20"/>
            <w:szCs w:val="20"/>
            <w:lang w:eastAsia="ja-JP"/>
          </w:rPr>
          <w:t>Second, the results advance theoretical understanding of how universal personality dimensions interact with culture-specific norms to shape higher-order personality configurations. While several prototypes showed structural similarities to established types such as resilient or reserved profiles, their trait compositions differed in systematic ways—particularly with respect to Extraversion and Emotionality. These findings support a configurational view of personality in which the same trait levels may serve different functional roles depending on cultural context, rather than implying equivalent psychological meaning across societies [36]. From a theoretical standpoint, this challenges assumptions of direct generalizability from Western-derived prototype structures and highlights the need for culturally sensitive models of personality organization.</w:t>
        </w:r>
      </w:ins>
    </w:p>
    <w:p w14:paraId="5F926132" w14:textId="578F2C9F" w:rsidR="00BE58BA" w:rsidRDefault="000D62AA" w:rsidP="006D4AF2">
      <w:pPr>
        <w:ind w:firstLine="180"/>
        <w:jc w:val="both"/>
        <w:rPr>
          <w:ins w:id="1159" w:author="Eisuke Tokiwa" w:date="2025-12-15T17:43:00Z" w16du:dateUtc="2025-12-15T08:43:00Z"/>
        </w:rPr>
      </w:pPr>
      <w:ins w:id="1160" w:author="Eisuke Tokiwa" w:date="2025-12-15T17:43:00Z" w16du:dateUtc="2025-12-15T08:43:00Z">
        <w:r w:rsidRPr="000D62AA">
          <w:rPr>
            <w:rFonts w:asciiTheme="majorBidi" w:hAnsiTheme="majorBidi" w:cstheme="majorBidi"/>
            <w:sz w:val="20"/>
            <w:szCs w:val="20"/>
            <w:lang w:eastAsia="ja-JP"/>
          </w:rPr>
          <w:t>Third, the study clarifies the theoretical significance of the Honesty–Humility dimension in typological personality research. Beyond its established role in predicting socially relevant behaviors at the trait level [18], Honesty–Humility emerged as a key organizing dimension differentiating cooperative, reliable prototypes from more self-oriented configurations. This finding suggests that Honesty–Humility may function as a central axis in the formation of personality types, particularly in cultures where moral self-regulation and interpersonal trust are socially emphasized. Integrating Honesty–Humility into person-centered frameworks therefore represents a theoretical advancement over Big Five–based typologies, offering a more comprehensive account of how moral and social traits contribute to personality structure in culturally embedded contexts.</w:t>
        </w:r>
      </w:ins>
    </w:p>
    <w:p w14:paraId="6C28D750" w14:textId="17626517" w:rsidR="00AD2943" w:rsidRDefault="00EB213D" w:rsidP="00600238">
      <w:pPr>
        <w:pStyle w:val="H2First"/>
        <w:numPr>
          <w:ilvl w:val="0"/>
          <w:numId w:val="43"/>
        </w:numPr>
        <w:rPr>
          <w:ins w:id="1161" w:author="Eisuke Tokiwa" w:date="2025-12-15T17:43:00Z" w16du:dateUtc="2025-12-15T08:43:00Z"/>
        </w:rPr>
      </w:pPr>
      <w:ins w:id="1162" w:author="Eisuke Tokiwa" w:date="2025-12-15T17:43:00Z" w16du:dateUtc="2025-12-15T08:43:00Z">
        <w:r w:rsidRPr="00EB213D">
          <w:rPr>
            <w:lang w:eastAsia="ja-JP"/>
          </w:rPr>
          <w:t>P</w:t>
        </w:r>
        <w:r>
          <w:rPr>
            <w:rFonts w:hint="eastAsia"/>
            <w:lang w:eastAsia="ja-JP"/>
          </w:rPr>
          <w:t>RACTICAL</w:t>
        </w:r>
        <w:r w:rsidRPr="00EB213D">
          <w:rPr>
            <w:lang w:eastAsia="ja-JP"/>
          </w:rPr>
          <w:t xml:space="preserve"> / C</w:t>
        </w:r>
        <w:r>
          <w:rPr>
            <w:rFonts w:hint="eastAsia"/>
            <w:lang w:eastAsia="ja-JP"/>
          </w:rPr>
          <w:t>LINICAL</w:t>
        </w:r>
        <w:r w:rsidRPr="00EB213D">
          <w:rPr>
            <w:lang w:eastAsia="ja-JP"/>
          </w:rPr>
          <w:t xml:space="preserve"> / I</w:t>
        </w:r>
        <w:r>
          <w:rPr>
            <w:rFonts w:hint="eastAsia"/>
            <w:lang w:eastAsia="ja-JP"/>
          </w:rPr>
          <w:t>MPLICATIONS</w:t>
        </w:r>
      </w:ins>
    </w:p>
    <w:p w14:paraId="37470E8A" w14:textId="5567A7E2" w:rsidR="000D62AA" w:rsidRPr="000D62AA" w:rsidRDefault="000D62AA" w:rsidP="000D62AA">
      <w:pPr>
        <w:ind w:firstLine="180"/>
        <w:jc w:val="both"/>
        <w:rPr>
          <w:ins w:id="1163" w:author="Eisuke Tokiwa" w:date="2025-12-15T17:43:00Z" w16du:dateUtc="2025-12-15T08:43:00Z"/>
          <w:rFonts w:asciiTheme="majorBidi" w:hAnsiTheme="majorBidi" w:cstheme="majorBidi"/>
          <w:sz w:val="20"/>
          <w:szCs w:val="20"/>
          <w:lang w:eastAsia="ja-JP"/>
        </w:rPr>
      </w:pPr>
      <w:ins w:id="1164" w:author="Eisuke Tokiwa" w:date="2025-12-15T17:43:00Z" w16du:dateUtc="2025-12-15T08:43:00Z">
        <w:r w:rsidRPr="000D62AA">
          <w:rPr>
            <w:rFonts w:asciiTheme="majorBidi" w:hAnsiTheme="majorBidi" w:cstheme="majorBidi"/>
            <w:sz w:val="20"/>
            <w:szCs w:val="20"/>
            <w:lang w:eastAsia="ja-JP"/>
          </w:rPr>
          <w:t>The identification of culturally grounded personality prototypes has important implications for mental health assessment and psychological support in Japan. Person-centered profiles provide clinically intuitive frameworks that may complement traditional dimensional assessments by capturing how multiple traits co-occur within individuals. For example, prototypes characterized by elevated Emotionality combined with low Extraversion may reflect heightened sensitivity to stress and interpersonal demands, even in the absence of overt psychopathology. In clinical and counseling settings, such profiles could help practitioners identify individuals who may be at increased risk for anxiety-</w:t>
        </w:r>
        <w:r w:rsidRPr="000D62AA">
          <w:rPr>
            <w:rFonts w:asciiTheme="majorBidi" w:hAnsiTheme="majorBidi" w:cstheme="majorBidi"/>
            <w:sz w:val="20"/>
            <w:szCs w:val="20"/>
            <w:lang w:eastAsia="ja-JP"/>
          </w:rPr>
          <w:t>related difficulties or social withdrawal, particularly when exposed to sustained environmental stressors [12], [17].</w:t>
        </w:r>
      </w:ins>
    </w:p>
    <w:p w14:paraId="3DF791BA" w14:textId="3A70BC4C" w:rsidR="000D62AA" w:rsidRPr="000D62AA" w:rsidRDefault="000D62AA" w:rsidP="000D62AA">
      <w:pPr>
        <w:ind w:firstLine="180"/>
        <w:jc w:val="both"/>
        <w:rPr>
          <w:ins w:id="1165" w:author="Eisuke Tokiwa" w:date="2025-12-15T17:43:00Z" w16du:dateUtc="2025-12-15T08:43:00Z"/>
          <w:rFonts w:asciiTheme="majorBidi" w:hAnsiTheme="majorBidi" w:cstheme="majorBidi"/>
          <w:sz w:val="20"/>
          <w:szCs w:val="20"/>
          <w:lang w:eastAsia="ja-JP"/>
        </w:rPr>
      </w:pPr>
      <w:ins w:id="1166" w:author="Eisuke Tokiwa" w:date="2025-12-15T17:43:00Z" w16du:dateUtc="2025-12-15T08:43:00Z">
        <w:r w:rsidRPr="000D62AA">
          <w:rPr>
            <w:rFonts w:asciiTheme="majorBidi" w:hAnsiTheme="majorBidi" w:cstheme="majorBidi"/>
            <w:sz w:val="20"/>
            <w:szCs w:val="20"/>
            <w:lang w:eastAsia="ja-JP"/>
          </w:rPr>
          <w:t>Importantly, the present findings suggest that low Extraversion or high Emotionality should not be uniformly interpreted as maladaptive within the Japanese context. Several prototypes combined these traits with high Agreeableness or Conscientiousness, indicating forms of emotional sensitivity that may support empathy, responsibility, and relational attunement. From a clinical perspective, this highlights the risk of over-pathologizing culturally normative personality configurations when using assessment frameworks derived primarily from Western norms. Prototype-based interpretations may therefore aid clinicians in distinguishing culturally adaptive emotional styles from maladaptive patterns requiring intervention, thereby improving diagnostic accuracy and cultural sensitivity in mental health practice.</w:t>
        </w:r>
      </w:ins>
    </w:p>
    <w:p w14:paraId="2D17CFC6" w14:textId="250E8E2B" w:rsidR="00BE58BA" w:rsidRPr="00BE58BA" w:rsidRDefault="000D62AA" w:rsidP="00001A98">
      <w:pPr>
        <w:ind w:firstLine="180"/>
        <w:jc w:val="both"/>
        <w:rPr>
          <w:ins w:id="1167" w:author="Eisuke Tokiwa" w:date="2025-12-15T17:43:00Z" w16du:dateUtc="2025-12-15T08:43:00Z"/>
          <w:rFonts w:asciiTheme="majorBidi" w:hAnsiTheme="majorBidi" w:cstheme="majorBidi"/>
          <w:sz w:val="20"/>
          <w:szCs w:val="20"/>
          <w:lang w:eastAsia="ja-JP"/>
        </w:rPr>
      </w:pPr>
      <w:ins w:id="1168" w:author="Eisuke Tokiwa" w:date="2025-12-15T17:43:00Z" w16du:dateUtc="2025-12-15T08:43:00Z">
        <w:r w:rsidRPr="000D62AA">
          <w:rPr>
            <w:rFonts w:asciiTheme="majorBidi" w:hAnsiTheme="majorBidi" w:cstheme="majorBidi"/>
            <w:sz w:val="20"/>
            <w:szCs w:val="20"/>
            <w:lang w:eastAsia="ja-JP"/>
          </w:rPr>
          <w:t>Furthermore, the differentiation of prototypes along the Honesty–Humility dimension has potential relevance for psychosocial adjustment and therapeutic engagement. Individuals characterized by higher Honesty–Humility and Agreeableness may show stronger therapeutic alliance, compliance with treatment recommendations, and prosocial coping strategies, whereas more self-oriented or emotionally volatile profiles may require tailored intervention approaches emphasizing emotion regulation, impulse control, and interpersonal skills training. In this sense, HEXACO-based personality prototypes could inform personalized prevention and intervention strategies, supporting a move toward culturally informed, person-centered mental health care that aligns with contemporary models of psychological adaptation and well-being.</w:t>
        </w:r>
      </w:ins>
    </w:p>
    <w:p w14:paraId="07DA8502" w14:textId="5113D44E" w:rsidR="00EB213D" w:rsidRDefault="00EB213D" w:rsidP="00EB213D">
      <w:pPr>
        <w:pStyle w:val="H2First"/>
        <w:numPr>
          <w:ilvl w:val="0"/>
          <w:numId w:val="43"/>
        </w:numPr>
        <w:rPr>
          <w:ins w:id="1169" w:author="Eisuke Tokiwa" w:date="2025-12-15T17:43:00Z" w16du:dateUtc="2025-12-15T08:43:00Z"/>
        </w:rPr>
      </w:pPr>
      <w:ins w:id="1170" w:author="Eisuke Tokiwa" w:date="2025-12-15T17:43:00Z" w16du:dateUtc="2025-12-15T08:43:00Z">
        <w:r w:rsidRPr="00EB213D">
          <w:rPr>
            <w:lang w:eastAsia="ja-JP"/>
          </w:rPr>
          <w:t>L</w:t>
        </w:r>
        <w:r>
          <w:rPr>
            <w:rFonts w:hint="eastAsia"/>
            <w:lang w:eastAsia="ja-JP"/>
          </w:rPr>
          <w:t>IMITATIONS</w:t>
        </w:r>
      </w:ins>
    </w:p>
    <w:p w14:paraId="7D5B1302" w14:textId="77777777" w:rsidR="003C138F" w:rsidRDefault="000D62AA" w:rsidP="000D62AA">
      <w:pPr>
        <w:ind w:firstLine="180"/>
        <w:jc w:val="both"/>
        <w:rPr>
          <w:ins w:id="1171" w:author="Eisuke Tokiwa" w:date="2025-12-15T17:43:00Z" w16du:dateUtc="2025-12-15T08:43:00Z"/>
          <w:rFonts w:asciiTheme="majorBidi" w:hAnsiTheme="majorBidi" w:cstheme="majorBidi"/>
          <w:sz w:val="20"/>
          <w:szCs w:val="20"/>
          <w:lang w:eastAsia="ja-JP"/>
        </w:rPr>
      </w:pPr>
      <w:ins w:id="1172" w:author="Eisuke Tokiwa" w:date="2025-12-15T17:43:00Z" w16du:dateUtc="2025-12-15T08:43:00Z">
        <w:r w:rsidRPr="000D62AA">
          <w:rPr>
            <w:rFonts w:asciiTheme="majorBidi" w:hAnsiTheme="majorBidi" w:cstheme="majorBidi"/>
            <w:sz w:val="20"/>
            <w:szCs w:val="20"/>
            <w:lang w:eastAsia="ja-JP"/>
          </w:rPr>
          <w:t xml:space="preserve">Several limitations of the present study should be acknowledged when interpreting the findings. First, although the sample size was large and provided substantial statistical power, the study employed a cross-sectional online survey design based on convenience sampling. Participants were recruited through social networking platforms, which may have resulted in sampling biases related to internet use, self-selection, or interest in personality-related content. </w:t>
        </w:r>
      </w:ins>
    </w:p>
    <w:p w14:paraId="61E0D006" w14:textId="04AD31B1" w:rsidR="003C138F" w:rsidRDefault="003C138F" w:rsidP="003C138F">
      <w:pPr>
        <w:ind w:firstLine="180"/>
        <w:jc w:val="both"/>
        <w:rPr>
          <w:ins w:id="1173" w:author="Eisuke Tokiwa" w:date="2025-12-15T17:43:00Z" w16du:dateUtc="2025-12-15T08:43:00Z"/>
          <w:rFonts w:asciiTheme="majorBidi" w:hAnsiTheme="majorBidi" w:cstheme="majorBidi"/>
          <w:sz w:val="20"/>
          <w:szCs w:val="20"/>
          <w:lang w:eastAsia="ja-JP"/>
        </w:rPr>
      </w:pPr>
      <w:ins w:id="1174" w:author="Eisuke Tokiwa" w:date="2025-12-15T17:43:00Z" w16du:dateUtc="2025-12-15T08:43:00Z">
        <w:r w:rsidRPr="003C138F">
          <w:rPr>
            <w:rFonts w:asciiTheme="majorBidi" w:hAnsiTheme="majorBidi" w:cstheme="majorBidi"/>
            <w:sz w:val="20"/>
            <w:szCs w:val="20"/>
            <w:lang w:eastAsia="ja-JP"/>
          </w:rPr>
          <w:t>In addition, the seven-cluster solution identified in this study may appear more granular than the - to five-type structures commonly reported in Western personality prototype research. However, this differentiation is unlikely to reflect overfitting, as the seven-cluster structure was consistently supported by multiple clustering algorithms, internal validity indices, and external cross-sample classification procedures. Instead, the higher number of prototypes may reflect culturally specific patterns of trait covariation in the Japanese context, which are less apparent in Western samples.</w:t>
        </w:r>
      </w:ins>
    </w:p>
    <w:p w14:paraId="538BF0D5" w14:textId="349B4E54" w:rsidR="000D62AA" w:rsidRPr="000D62AA" w:rsidRDefault="000D62AA" w:rsidP="000D62AA">
      <w:pPr>
        <w:ind w:firstLine="180"/>
        <w:jc w:val="both"/>
        <w:rPr>
          <w:ins w:id="1175" w:author="Eisuke Tokiwa" w:date="2025-12-15T17:43:00Z" w16du:dateUtc="2025-12-15T08:43:00Z"/>
          <w:rFonts w:asciiTheme="majorBidi" w:hAnsiTheme="majorBidi" w:cstheme="majorBidi"/>
          <w:sz w:val="20"/>
          <w:szCs w:val="20"/>
          <w:lang w:eastAsia="ja-JP"/>
        </w:rPr>
      </w:pPr>
      <w:ins w:id="1176" w:author="Eisuke Tokiwa" w:date="2025-12-15T17:43:00Z" w16du:dateUtc="2025-12-15T08:43:00Z">
        <w:r w:rsidRPr="000D62AA">
          <w:rPr>
            <w:rFonts w:asciiTheme="majorBidi" w:hAnsiTheme="majorBidi" w:cstheme="majorBidi"/>
            <w:sz w:val="20"/>
            <w:szCs w:val="20"/>
            <w:lang w:eastAsia="ja-JP"/>
          </w:rPr>
          <w:t xml:space="preserve">Second, the study relied exclusively on self-report measures of personality traits. While the HEXACO-60 has demonstrated robust psychometric properties across cultures [18], self-report data are inherently subject to response biases </w:t>
        </w:r>
        <w:r w:rsidRPr="000D62AA">
          <w:rPr>
            <w:rFonts w:asciiTheme="majorBidi" w:hAnsiTheme="majorBidi" w:cstheme="majorBidi"/>
            <w:sz w:val="20"/>
            <w:szCs w:val="20"/>
            <w:lang w:eastAsia="ja-JP"/>
          </w:rPr>
          <w:lastRenderedPageBreak/>
          <w:t>such as social desirability, self-presentation, and limited introspective accuracy. These issues may be especially relevant in cultural contexts that emphasize modesty and social harmony, potentially influencing the expression of traits such as Honesty–Humility or Emotionality. As a result, the observed personality prototypes should be interpreted as subjective self-representations rather than objective behavioral profiles.</w:t>
        </w:r>
      </w:ins>
    </w:p>
    <w:p w14:paraId="3C7B34CE" w14:textId="7278AE90" w:rsidR="00EB213D" w:rsidRPr="000D62AA" w:rsidRDefault="000D62AA" w:rsidP="000D62AA">
      <w:pPr>
        <w:ind w:firstLine="180"/>
        <w:jc w:val="both"/>
        <w:rPr>
          <w:ins w:id="1177" w:author="Eisuke Tokiwa" w:date="2025-12-15T17:43:00Z" w16du:dateUtc="2025-12-15T08:43:00Z"/>
          <w:rFonts w:asciiTheme="majorBidi" w:hAnsiTheme="majorBidi" w:cstheme="majorBidi"/>
          <w:sz w:val="20"/>
          <w:szCs w:val="20"/>
          <w:lang w:eastAsia="ja-JP"/>
        </w:rPr>
      </w:pPr>
      <w:ins w:id="1178" w:author="Eisuke Tokiwa" w:date="2025-12-15T17:43:00Z" w16du:dateUtc="2025-12-15T08:43:00Z">
        <w:r w:rsidRPr="000D62AA">
          <w:rPr>
            <w:rFonts w:asciiTheme="majorBidi" w:hAnsiTheme="majorBidi" w:cstheme="majorBidi"/>
            <w:sz w:val="20"/>
            <w:szCs w:val="20"/>
            <w:lang w:eastAsia="ja-JP"/>
          </w:rPr>
          <w:t>Third, the present analysis focused solely on personality structure and did not include external criteria such as clinical symptoms, well-being indicators, or functional outcomes. This limits the ability to draw direct conclusions about the mental health relevance or adaptive value of each prototype. Although theoretical and prior empirical work suggests meaningful links between HEXACO traits and psychological adjustment [12], [17], the absence of concurrent mental health measures prevents definitive clinical validation of the identified profiles. Therefore, the clinical interpretations offered in this study should be regarded as provisional and hypothesis-generating rather than diagnostic conclusions.</w:t>
        </w:r>
      </w:ins>
    </w:p>
    <w:p w14:paraId="483380A2" w14:textId="3085A169" w:rsidR="00EB213D" w:rsidRDefault="00EB213D" w:rsidP="00600238">
      <w:pPr>
        <w:pStyle w:val="H2First"/>
        <w:numPr>
          <w:ilvl w:val="0"/>
          <w:numId w:val="43"/>
        </w:numPr>
        <w:rPr>
          <w:ins w:id="1179" w:author="Eisuke Tokiwa" w:date="2025-12-15T17:43:00Z" w16du:dateUtc="2025-12-15T08:43:00Z"/>
        </w:rPr>
      </w:pPr>
      <w:ins w:id="1180" w:author="Eisuke Tokiwa" w:date="2025-12-15T17:43:00Z" w16du:dateUtc="2025-12-15T08:43:00Z">
        <w:r w:rsidRPr="00EB213D">
          <w:rPr>
            <w:lang w:eastAsia="ja-JP"/>
          </w:rPr>
          <w:t>F</w:t>
        </w:r>
        <w:r>
          <w:rPr>
            <w:rFonts w:hint="eastAsia"/>
            <w:lang w:eastAsia="ja-JP"/>
          </w:rPr>
          <w:t>UTURE</w:t>
        </w:r>
        <w:r w:rsidRPr="00EB213D">
          <w:rPr>
            <w:lang w:eastAsia="ja-JP"/>
          </w:rPr>
          <w:t xml:space="preserve"> W</w:t>
        </w:r>
        <w:r>
          <w:rPr>
            <w:rFonts w:hint="eastAsia"/>
            <w:lang w:eastAsia="ja-JP"/>
          </w:rPr>
          <w:t>ORK</w:t>
        </w:r>
      </w:ins>
    </w:p>
    <w:p w14:paraId="0954C0AD" w14:textId="5C57030E" w:rsidR="000D62AA" w:rsidRPr="000D62AA" w:rsidRDefault="000D62AA" w:rsidP="000D62AA">
      <w:pPr>
        <w:ind w:firstLine="180"/>
        <w:jc w:val="both"/>
        <w:rPr>
          <w:ins w:id="1181" w:author="Eisuke Tokiwa" w:date="2025-12-15T17:43:00Z" w16du:dateUtc="2025-12-15T08:43:00Z"/>
          <w:rFonts w:asciiTheme="majorBidi" w:hAnsiTheme="majorBidi" w:cstheme="majorBidi"/>
          <w:sz w:val="20"/>
          <w:szCs w:val="20"/>
          <w:lang w:eastAsia="ja-JP"/>
        </w:rPr>
      </w:pPr>
      <w:ins w:id="1182" w:author="Eisuke Tokiwa" w:date="2025-12-15T17:43:00Z" w16du:dateUtc="2025-12-15T08:43:00Z">
        <w:r w:rsidRPr="000D62AA">
          <w:rPr>
            <w:rFonts w:asciiTheme="majorBidi" w:hAnsiTheme="majorBidi" w:cstheme="majorBidi"/>
            <w:sz w:val="20"/>
            <w:szCs w:val="20"/>
            <w:lang w:eastAsia="ja-JP"/>
          </w:rPr>
          <w:t>Future research should seek to replicate the present findings using more diverse sampling strategies and research designs. Probability-based sampling or stratified recruitment methods would help assess the generalizability of the seven-prototype structure beyond online convenience samples. In addition, replication across independent Japanese datasets would further strengthen confidence in the stability of the identified profiles. Given ongoing debates regarding the robustness of personality types, such replication efforts are essential for establishing a cumulative and reproducible body of evidence in person-centered personality research.</w:t>
        </w:r>
      </w:ins>
    </w:p>
    <w:p w14:paraId="57E190B2" w14:textId="689C079A" w:rsidR="000D62AA" w:rsidRPr="000D62AA" w:rsidRDefault="000D62AA" w:rsidP="000D62AA">
      <w:pPr>
        <w:ind w:firstLine="180"/>
        <w:jc w:val="both"/>
        <w:rPr>
          <w:ins w:id="1183" w:author="Eisuke Tokiwa" w:date="2025-12-15T17:43:00Z" w16du:dateUtc="2025-12-15T08:43:00Z"/>
          <w:rFonts w:asciiTheme="majorBidi" w:hAnsiTheme="majorBidi" w:cstheme="majorBidi"/>
          <w:sz w:val="20"/>
          <w:szCs w:val="20"/>
          <w:lang w:eastAsia="ja-JP"/>
        </w:rPr>
      </w:pPr>
      <w:ins w:id="1184" w:author="Eisuke Tokiwa" w:date="2025-12-15T17:43:00Z" w16du:dateUtc="2025-12-15T08:43:00Z">
        <w:r w:rsidRPr="000D62AA">
          <w:rPr>
            <w:rFonts w:asciiTheme="majorBidi" w:hAnsiTheme="majorBidi" w:cstheme="majorBidi"/>
            <w:sz w:val="20"/>
            <w:szCs w:val="20"/>
            <w:lang w:eastAsia="ja-JP"/>
          </w:rPr>
          <w:t>A second important direction involves cross-cultural comparison. Applying the same multi-method clustering framework to samples from other East Asian societies, as well as Western populations, would allow for direct tests of universality and cultural specificity in HEXACO-based personality prototypes. Such comparative analyses could clarify whether the seven-cluster solution observed in Japan reflects uniquely Japanese configurations or represents one instantiation of a broader, culturally moderated typological structure. This approach would directly address concerns about Western-centric bias in personality theory and contribute to a more globally inclusive model of personality organization.</w:t>
        </w:r>
      </w:ins>
    </w:p>
    <w:p w14:paraId="32092AD4" w14:textId="37739807" w:rsidR="0091745E" w:rsidRPr="00BE58BA" w:rsidRDefault="000D62AA" w:rsidP="00C9580B">
      <w:pPr>
        <w:ind w:firstLine="180"/>
        <w:jc w:val="both"/>
        <w:rPr>
          <w:ins w:id="1185" w:author="Eisuke Tokiwa" w:date="2025-12-15T17:43:00Z" w16du:dateUtc="2025-12-15T08:43:00Z"/>
          <w:rFonts w:asciiTheme="majorBidi" w:hAnsiTheme="majorBidi" w:cstheme="majorBidi"/>
          <w:sz w:val="20"/>
          <w:szCs w:val="20"/>
          <w:lang w:eastAsia="ja-JP"/>
        </w:rPr>
      </w:pPr>
      <w:ins w:id="1186" w:author="Eisuke Tokiwa" w:date="2025-12-15T17:43:00Z" w16du:dateUtc="2025-12-15T08:43:00Z">
        <w:r w:rsidRPr="000D62AA">
          <w:rPr>
            <w:rFonts w:asciiTheme="majorBidi" w:hAnsiTheme="majorBidi" w:cstheme="majorBidi"/>
            <w:sz w:val="20"/>
            <w:szCs w:val="20"/>
            <w:lang w:eastAsia="ja-JP"/>
          </w:rPr>
          <w:t xml:space="preserve">Finally, future studies should integrate longitudinal and clinically relevant outcome measures to examine the developmental and adaptive significance of personality prototypes. Longitudinal designs would enable researchers to assess the stability and change of prototypes across time, as well as their predictive validity for mental health, well-being, and psychosocial functioning. Incorporating indicators such as anxiety, depression, stress responses, or treatment outcomes would allow for direct evaluation of the clinical utility of HEXACO-based prototypes. Such </w:t>
        </w:r>
        <w:r w:rsidRPr="000D62AA">
          <w:rPr>
            <w:rFonts w:asciiTheme="majorBidi" w:hAnsiTheme="majorBidi" w:cstheme="majorBidi"/>
            <w:sz w:val="20"/>
            <w:szCs w:val="20"/>
            <w:lang w:eastAsia="ja-JP"/>
          </w:rPr>
          <w:t>extensions would move person-centered personality research beyond descriptive classification toward a more explanatory and applied science of psychological adaptation.</w:t>
        </w:r>
      </w:ins>
    </w:p>
    <w:p w14:paraId="24BCC821" w14:textId="51851BDD" w:rsidR="0091745E" w:rsidRPr="0091745E" w:rsidRDefault="00AD2943" w:rsidP="00600238">
      <w:pPr>
        <w:pStyle w:val="H1ListSpace"/>
      </w:pPr>
      <w:r>
        <w:rPr>
          <w:rFonts w:hint="eastAsia"/>
          <w:lang w:eastAsia="ja-JP"/>
        </w:rPr>
        <w:t>CONCLUSION</w:t>
      </w:r>
    </w:p>
    <w:p w14:paraId="0F5CFB1B" w14:textId="77777777" w:rsidR="001E1D5C" w:rsidRDefault="00AD2943" w:rsidP="00600238">
      <w:pPr>
        <w:pStyle w:val="PARA"/>
        <w:spacing w:line="240" w:lineRule="auto"/>
        <w:rPr>
          <w:del w:id="1187" w:author="Eisuke Tokiwa" w:date="2025-12-15T17:43:00Z" w16du:dateUtc="2025-12-15T08:43:00Z"/>
        </w:rPr>
      </w:pPr>
      <w:del w:id="1188" w:author="Eisuke Tokiwa" w:date="2025-12-15T17:43:00Z" w16du:dateUtc="2025-12-15T08:43:00Z">
        <w:r w:rsidRPr="00AD2943">
          <w:delText>This study identified seven distinct personality types in a sample of Japanese individuals based on the HEXACO model. These clusters offer new insights into the structure of Japanese personalities, while also reflecting both universal and culturally specific aspects of personality. Particularly notable was the influence of the Honesty-Humility factor, which plays a significant role in shaping personality types within the context of Japanese social norms, as well as the relatively lower levels of Extraversion and Agreeableness observed in this sample. These findings highlight the importance of cultural factors in personality formation and provide a valuable foundation for future research into personality types in non-Western contexts. The identified personality types can also be applied in fields such as clinical psychology, education, and organizational management, helping to develop tailored support systems and management strategies that align with the unique personality profiles observed in Japanese individuals. Moving forward, further exploration of cross-cultural differences and similarities in personality types, as well as an examination of the relationships between personality traits and psychological outcomes such as well-being and risk-taking behavior, will enrich our understanding of personality in a globalized world. This study serves as a step toward such comprehensive research, with implications for both theory and practice.</w:delText>
        </w:r>
      </w:del>
    </w:p>
    <w:p w14:paraId="55A0F82E" w14:textId="00A80DE1" w:rsidR="000D62AA" w:rsidRDefault="000D62AA" w:rsidP="000D62AA">
      <w:pPr>
        <w:pStyle w:val="PARA"/>
        <w:ind w:firstLine="280"/>
        <w:rPr>
          <w:ins w:id="1189" w:author="Eisuke Tokiwa" w:date="2025-12-15T17:43:00Z" w16du:dateUtc="2025-12-15T08:43:00Z"/>
          <w:lang w:eastAsia="ja-JP"/>
        </w:rPr>
      </w:pPr>
      <w:ins w:id="1190" w:author="Eisuke Tokiwa" w:date="2025-12-15T17:43:00Z" w16du:dateUtc="2025-12-15T08:43:00Z">
        <w:r>
          <w:rPr>
            <w:lang w:eastAsia="ja-JP"/>
          </w:rPr>
          <w:t>This study provides robust evidence for culturally grounded personality prototypes within the Japanese population using the HEXACO framework. By applying a multi-method clustering strategy to a large non-WEIRD sample, seven distinct and replicable personality types were identified, demonstrating that personality structure at the person-centered level reflects both universal trait dimensions and culturally specific patterns of covariation. These findings extend previous Western-centered research by showing that greater typological differentiation may emerge when personality is examined within its sociocultural context.</w:t>
        </w:r>
      </w:ins>
    </w:p>
    <w:p w14:paraId="7A9AC9C7" w14:textId="563CCF81" w:rsidR="000D62AA" w:rsidRDefault="000D62AA" w:rsidP="000D62AA">
      <w:pPr>
        <w:pStyle w:val="PARA"/>
        <w:ind w:firstLine="280"/>
        <w:rPr>
          <w:ins w:id="1191" w:author="Eisuke Tokiwa" w:date="2025-12-15T17:43:00Z" w16du:dateUtc="2025-12-15T08:43:00Z"/>
          <w:lang w:eastAsia="ja-JP"/>
        </w:rPr>
      </w:pPr>
      <w:ins w:id="1192" w:author="Eisuke Tokiwa" w:date="2025-12-15T17:43:00Z" w16du:dateUtc="2025-12-15T08:43:00Z">
        <w:r>
          <w:rPr>
            <w:lang w:eastAsia="ja-JP"/>
          </w:rPr>
          <w:t>A central contribution of the present work lies in highlighting the theoretical and empirical importance of the Honesty–Humility dimension in organizing personality types. Beyond its established predictive value at the trait level, Honesty–Humility played a key role in distinguishing cooperative, reliable profiles from more self-oriented and emotionally volatile configurations. This underscores the value of the HEXACO model for capturing moral and interpersonal aspects of personality that are especially salient in culturally embedded social systems.</w:t>
        </w:r>
      </w:ins>
    </w:p>
    <w:p w14:paraId="38FA68D1" w14:textId="1F3BDA92" w:rsidR="001E1D5C" w:rsidRDefault="000D62AA" w:rsidP="000D62AA">
      <w:pPr>
        <w:pStyle w:val="PARA"/>
        <w:ind w:firstLine="280"/>
        <w:rPr>
          <w:ins w:id="1193" w:author="Eisuke Tokiwa" w:date="2025-12-15T17:43:00Z" w16du:dateUtc="2025-12-15T08:43:00Z"/>
          <w:lang w:eastAsia="ja-JP"/>
        </w:rPr>
      </w:pPr>
      <w:ins w:id="1194" w:author="Eisuke Tokiwa" w:date="2025-12-15T17:43:00Z" w16du:dateUtc="2025-12-15T08:43:00Z">
        <w:r>
          <w:rPr>
            <w:lang w:eastAsia="ja-JP"/>
          </w:rPr>
          <w:t xml:space="preserve">Overall, the findings advance cross-cultural personality psychology by integrating person-centered methodology, large-scale data, and culturally informed interpretation. The present study demonstrates that personality types are not merely simplified representations of traits, but meaningful </w:t>
        </w:r>
        <w:r>
          <w:rPr>
            <w:lang w:eastAsia="ja-JP"/>
          </w:rPr>
          <w:lastRenderedPageBreak/>
          <w:t xml:space="preserve">configurations shaped by cultural norms, social expectations, and psychological adaptation. By providing a rigorous and culturally sensitive model of personality structure in Japan, </w:t>
        </w:r>
        <w:r>
          <w:rPr>
            <w:lang w:eastAsia="ja-JP"/>
          </w:rPr>
          <w:t>this research contributes to the development of a more globally inclusive and theoretically integrated personality science.</w:t>
        </w:r>
      </w:ins>
    </w:p>
    <w:p w14:paraId="618D2C20" w14:textId="77777777" w:rsidR="001E1D5C" w:rsidRDefault="001E1D5C">
      <w:pPr>
        <w:rPr>
          <w:rFonts w:cs="TimesLTStd-Roman"/>
          <w:spacing w:val="-2"/>
          <w:sz w:val="20"/>
          <w:szCs w:val="20"/>
        </w:rPr>
      </w:pPr>
      <w:r>
        <w:br w:type="page"/>
      </w:r>
    </w:p>
    <w:p w14:paraId="75AA5509" w14:textId="77777777" w:rsidR="00BC4302" w:rsidRDefault="00BC4302" w:rsidP="001E1D5C">
      <w:pPr>
        <w:pStyle w:val="PARAIndent"/>
        <w:spacing w:line="240" w:lineRule="auto"/>
        <w:ind w:firstLine="0"/>
        <w:rPr>
          <w:lang w:eastAsia="ja-JP"/>
        </w:rPr>
        <w:sectPr w:rsidR="00BC4302" w:rsidSect="00CB2DB1">
          <w:headerReference w:type="default" r:id="rId13"/>
          <w:footerReference w:type="default" r:id="rId14"/>
          <w:type w:val="continuous"/>
          <w:pgSz w:w="11520" w:h="15660" w:code="1"/>
          <w:pgMar w:top="1300" w:right="740" w:bottom="1040" w:left="740" w:header="360" w:footer="640" w:gutter="0"/>
          <w:cols w:num="2" w:space="400"/>
          <w:docGrid w:linePitch="360"/>
        </w:sectPr>
      </w:pPr>
    </w:p>
    <w:p w14:paraId="71699F06" w14:textId="77777777" w:rsidR="00612FA5" w:rsidRPr="001C597C" w:rsidRDefault="00612FA5" w:rsidP="00600238">
      <w:pPr>
        <w:pStyle w:val="H1"/>
        <w:spacing w:before="300"/>
      </w:pPr>
      <w:r w:rsidRPr="00EC7F67">
        <w:lastRenderedPageBreak/>
        <w:t>ACKNOWLEDGMENT</w:t>
      </w:r>
    </w:p>
    <w:p w14:paraId="7C0693A6" w14:textId="11FA7EA9" w:rsidR="00612FA5" w:rsidRDefault="00612FA5" w:rsidP="000D5EF0">
      <w:pPr>
        <w:pStyle w:val="PARA"/>
        <w:spacing w:line="240" w:lineRule="auto"/>
        <w:ind w:firstLine="720"/>
      </w:pPr>
      <w:r w:rsidRPr="00612FA5">
        <w:t>I would like to express my deepest gratitude to all participants who took the time to complete the HEXACO questionnaire. This study would not have been possible without their voluntary cooperation. I also extend my appreciation to the Research and Development Division of the Health Policy Bureau at the Ministry of Health, Labour, and Welfare, whose guidance helped ensure that this study complied with the relevant ethical guidelines.</w:t>
      </w:r>
    </w:p>
    <w:p w14:paraId="59610555" w14:textId="26C18B17" w:rsidR="000D5EF0" w:rsidRDefault="000D5EF0" w:rsidP="000D5EF0">
      <w:pPr>
        <w:pStyle w:val="PARA"/>
        <w:spacing w:line="240" w:lineRule="auto"/>
        <w:ind w:firstLine="720"/>
        <w:rPr>
          <w:lang w:eastAsia="ja-JP"/>
        </w:rPr>
      </w:pPr>
      <w:r w:rsidRPr="000D5EF0">
        <w:rPr>
          <w:lang w:eastAsia="ja-JP"/>
        </w:rPr>
        <w:t>Prior to conducting the study, I consulted with the Research and Development Division of the Health Policy Bureau at the Ministry of Health, Labour and Welfare. It was confirmed that ethical approval was not required for this study in accordance with local legislation and institutional requirements, specifically Chapter 1, Part 3, Section C of the Ethical Guidelines for Medical and Biological Research Involving Human Subjects issued by the Ministry of Health, Labour and Welfare, Japan. After explaining the research content, the Ministry further confirmed that this study does not raise ethical concerns under the above-mentioned guidelines. Accordingly, all procedures were conducted in compliance with these national ethical standards, including informed consent, confidentiality, and the protection of participants’ rights.</w:t>
      </w:r>
    </w:p>
    <w:p w14:paraId="34F524CB" w14:textId="0882086F" w:rsidR="000D5EF0" w:rsidRDefault="000D5EF0" w:rsidP="000D5EF0">
      <w:pPr>
        <w:pStyle w:val="PARA"/>
        <w:spacing w:line="240" w:lineRule="auto"/>
        <w:ind w:firstLine="720"/>
        <w:rPr>
          <w:lang w:eastAsia="ja-JP"/>
        </w:rPr>
      </w:pPr>
      <w:r w:rsidRPr="000D5EF0">
        <w:rPr>
          <w:lang w:eastAsia="ja-JP"/>
        </w:rPr>
        <w:t>Informed consent was obtained from all participants, with clear information provided on the study’s purpose, data collection methods, privacy protection measures, voluntary nature of participation, and the option to withdraw at any time. To protect participant privacy, data were collected anonymously, securely stored, and participants were informed of their right to request correction or deletion of their data. Informed consent for the publication of the research results was obtained from all participants involved in this study.</w:t>
      </w:r>
    </w:p>
    <w:p w14:paraId="60F2F79B" w14:textId="6610009F" w:rsidR="000D5EF0" w:rsidRDefault="000D5EF0" w:rsidP="00600238">
      <w:pPr>
        <w:pStyle w:val="PARA"/>
        <w:spacing w:line="240" w:lineRule="auto"/>
        <w:rPr>
          <w:lang w:eastAsia="ja-JP"/>
        </w:rPr>
      </w:pPr>
      <w:r w:rsidRPr="000D5EF0">
        <w:rPr>
          <w:lang w:eastAsia="ja-JP"/>
        </w:rPr>
        <w:t>Consent to publish the research findings was obtained from all participants at the time of informed consent. Participants were informed that anonymized and aggregated results may be published in academic journals.</w:t>
      </w:r>
    </w:p>
    <w:p w14:paraId="0079D07A" w14:textId="16560D86" w:rsidR="00612FA5" w:rsidRDefault="00612FA5" w:rsidP="000D5EF0">
      <w:pPr>
        <w:pStyle w:val="PARA"/>
        <w:spacing w:line="240" w:lineRule="auto"/>
        <w:ind w:firstLine="720"/>
      </w:pPr>
      <w:r w:rsidRPr="00612FA5">
        <w:t>The data that support the findings of this study are available in Research Square at https://doi.org/10.21203/rs.3.rs-5323735/v1, including the datasets 4f598e5790e022899ae145f3.csv and 18972bcadd819eb918f5698c.csv.</w:t>
      </w:r>
    </w:p>
    <w:p w14:paraId="1F70BDEF" w14:textId="6D015848" w:rsidR="00612FA5" w:rsidRPr="00612FA5" w:rsidRDefault="00612FA5" w:rsidP="000D5EF0">
      <w:pPr>
        <w:pStyle w:val="PARA"/>
        <w:spacing w:line="240" w:lineRule="auto"/>
        <w:ind w:firstLine="720"/>
        <w:rPr>
          <w:lang w:eastAsia="ja-JP"/>
        </w:rPr>
      </w:pPr>
      <w:r w:rsidRPr="00612FA5">
        <w:t>The author developed the concept, designed the study, collected and analyzed the data, and wrote the manuscript. The author read and approved the final manuscript.</w:t>
      </w:r>
    </w:p>
    <w:p w14:paraId="7CD699F9" w14:textId="11B3F755" w:rsidR="00067C21" w:rsidRPr="001C597C" w:rsidRDefault="00067C21" w:rsidP="00600238">
      <w:pPr>
        <w:pStyle w:val="H1"/>
        <w:spacing w:before="300"/>
      </w:pPr>
      <w:r w:rsidRPr="00067C21">
        <w:t>REFERENCES</w:t>
      </w:r>
    </w:p>
    <w:p w14:paraId="21FFC99A" w14:textId="08038A24" w:rsidR="00F04BEB" w:rsidRDefault="00F04BEB" w:rsidP="007B00B3">
      <w:pPr>
        <w:pStyle w:val="References"/>
        <w:rPr>
          <w:ins w:id="1195" w:author="Eisuke Tokiwa" w:date="2025-12-15T17:43:00Z" w16du:dateUtc="2025-12-15T08:43:00Z"/>
        </w:rPr>
      </w:pPr>
      <w:ins w:id="1196" w:author="Eisuke Tokiwa" w:date="2025-12-15T17:43:00Z" w16du:dateUtc="2025-12-15T08:43:00Z">
        <w:r w:rsidRPr="00F04BEB">
          <w:t>C. R. Cloninger, “A psychobiological model of temperament and character,” Archives of General Psychiatry, vol. 50, no. 12, pp. 975–990, 1993. doi: 10.1001/archpsyc.1993.01820240059008.</w:t>
        </w:r>
      </w:ins>
    </w:p>
    <w:p w14:paraId="23CCA6F6" w14:textId="38DBC188" w:rsidR="00F04BEB" w:rsidRDefault="00F04BEB" w:rsidP="007B00B3">
      <w:pPr>
        <w:pStyle w:val="References"/>
        <w:rPr>
          <w:ins w:id="1197" w:author="Eisuke Tokiwa" w:date="2025-12-15T17:43:00Z" w16du:dateUtc="2025-12-15T08:43:00Z"/>
        </w:rPr>
      </w:pPr>
      <w:ins w:id="1198" w:author="Eisuke Tokiwa" w:date="2025-12-15T17:43:00Z" w16du:dateUtc="2025-12-15T08:43:00Z">
        <w:r w:rsidRPr="00F04BEB">
          <w:t>S. Komasi, M. A. Soroush, A. Afsharnejad, and M. K. Saeedi, “Comprehensive meta-analysis of associations between temperament and character traits in Cloninger’s psychobiological theory and mental disorders,” Journal of International Medical Research, vol. 50, no. 1, pp. 1–17, 2022. doi: 10.1177/03000605211070766.</w:t>
        </w:r>
      </w:ins>
    </w:p>
    <w:p w14:paraId="6FB84EE7" w14:textId="011EAA04" w:rsidR="00F04BEB" w:rsidRDefault="007E7A10" w:rsidP="007B00B3">
      <w:pPr>
        <w:pStyle w:val="References"/>
        <w:rPr>
          <w:ins w:id="1199" w:author="Eisuke Tokiwa" w:date="2025-12-15T17:43:00Z" w16du:dateUtc="2025-12-15T08:43:00Z"/>
        </w:rPr>
      </w:pPr>
      <w:ins w:id="1200" w:author="Eisuke Tokiwa" w:date="2025-12-15T17:43:00Z" w16du:dateUtc="2025-12-15T08:43:00Z">
        <w:r w:rsidRPr="007E7A10">
          <w:t xml:space="preserve">G. Tosi, D. Romano, T. Besson, J. De Houwer, M. Nevejans, and M. Perugini, “The HEXACO Adjective Scale: A Cross-Cultural Validity </w:t>
        </w:r>
        <w:r w:rsidRPr="007E7A10">
          <w:t>Study,” Journal of Personality Assessment, pp. 1–10, Nov. 2025, doi: 10.1080/00223891.2025.2579086.</w:t>
        </w:r>
      </w:ins>
    </w:p>
    <w:p w14:paraId="5CA258FE" w14:textId="3AF1EFC5" w:rsidR="00F04BEB" w:rsidRDefault="007E7A10" w:rsidP="007B00B3">
      <w:pPr>
        <w:pStyle w:val="References"/>
        <w:rPr>
          <w:ins w:id="1201" w:author="Eisuke Tokiwa" w:date="2025-12-15T17:43:00Z" w16du:dateUtc="2025-12-15T08:43:00Z"/>
        </w:rPr>
      </w:pPr>
      <w:ins w:id="1202" w:author="Eisuke Tokiwa" w:date="2025-12-15T17:43:00Z" w16du:dateUtc="2025-12-15T08:43:00Z">
        <w:r w:rsidRPr="007E7A10">
          <w:t>A. Ion, D. Iliescu, S. Aldhafri, N. Rana, K. Ratanadilok, A. Widyanti, and C. Nedelcea, “A cross-cultural analysis of personality structure through the lens of the HEXACO model,” Journal of Personality Assessment, vol. 99, no. 1, pp. 25–34, 2017, doi: 10.1080/00223891.2016.1187155.</w:t>
        </w:r>
      </w:ins>
    </w:p>
    <w:p w14:paraId="6808B5E3" w14:textId="47EE74B3" w:rsidR="007B00B3" w:rsidRDefault="007B00B3" w:rsidP="007B00B3">
      <w:pPr>
        <w:pStyle w:val="References"/>
      </w:pPr>
      <w:r>
        <w:t>W. Revelle, J. Wilt, and D. M. Condon, “Individual differences and differential psychology,” in The Wiley–Blackwell Handbook of Individual Differences, T. Chamorro-Premuzic, S. von Stumm, and A. Furnham, Eds. Wiley-Blackwell, 2011. doi: 10.1002/9781444343120.ch1.</w:t>
      </w:r>
    </w:p>
    <w:p w14:paraId="3136A41A" w14:textId="77777777" w:rsidR="007B00B3" w:rsidRDefault="007B00B3" w:rsidP="007B00B3">
      <w:pPr>
        <w:pStyle w:val="References"/>
      </w:pPr>
      <w:r>
        <w:t>L. R. Goldberg, “An alternative ‘description of personality’: The Big-Five factor structure,” Journal of Personality and Social Psychology, vol. 59, no. 6, pp. 1216–1229, 1990. doi: 10.1037/0022-3514.59.6.1216.</w:t>
      </w:r>
    </w:p>
    <w:p w14:paraId="18423CBC" w14:textId="77777777" w:rsidR="007B00B3" w:rsidRDefault="007B00B3" w:rsidP="007B00B3">
      <w:pPr>
        <w:pStyle w:val="References"/>
      </w:pPr>
      <w:r>
        <w:t>R. R. McCrae and P. T. Costa, Jr., “Personality trait structure as a human universal,” American Psychologist, vol. 52, no. 5, pp. 509–516, 1997. doi: 10.1037/0003-066X.52.5.509.</w:t>
      </w:r>
    </w:p>
    <w:p w14:paraId="4020B01E" w14:textId="77777777" w:rsidR="007B00B3" w:rsidRDefault="007B00B3" w:rsidP="007B00B3">
      <w:pPr>
        <w:pStyle w:val="References"/>
      </w:pPr>
      <w:r>
        <w:t>T. J. Bouchard and J. C. Loehlin, “Genes, evolution, and personality,” Behavior Genetics, vol. 31, no. 3, pp. 243–273, 2001. doi: 10.1023/A:1012294324713.</w:t>
      </w:r>
    </w:p>
    <w:p w14:paraId="4111551A" w14:textId="77777777" w:rsidR="007B00B3" w:rsidRDefault="007B00B3" w:rsidP="007B00B3">
      <w:pPr>
        <w:pStyle w:val="References"/>
      </w:pPr>
      <w:r>
        <w:t>C. G. DeYoung, J. B. Hirsh, M. S. Shane, X. Papademetris, N. Rajeevan, and J. R. Gray, “Testing predictions from personality neuroscience: Brain structure and the Big Five,” Psychological Science, vol. 21, no. 6, pp. 820–828, 2010. doi: 10.1177/0956797610370159.</w:t>
      </w:r>
    </w:p>
    <w:p w14:paraId="50FA96FE" w14:textId="77777777" w:rsidR="007B00B3" w:rsidRDefault="007B00B3" w:rsidP="007B00B3">
      <w:pPr>
        <w:pStyle w:val="References"/>
      </w:pPr>
      <w:r>
        <w:t>D. Nettle, “The evolution of personality variation in humans and other animals,” American Psychologist, vol. 61, no. 6, pp. 622–631, 2006. doi: 10.1037/0003-066X.61.6.622.</w:t>
      </w:r>
    </w:p>
    <w:p w14:paraId="387F723B" w14:textId="77777777" w:rsidR="007B00B3" w:rsidRDefault="007B00B3" w:rsidP="007B00B3">
      <w:pPr>
        <w:pStyle w:val="References"/>
      </w:pPr>
      <w:r>
        <w:t>P. Steel, J. Schmidt, and J. Shultz, “Refining the relationship between personality and subjective well-being,” Psychological Bulletin, vol. 134, no. 1, pp. 138–161, 2008. doi: 10.1037/0033-2909.134.1.138.</w:t>
      </w:r>
    </w:p>
    <w:p w14:paraId="0C4E00C0" w14:textId="77777777" w:rsidR="007B00B3" w:rsidRDefault="007B00B3" w:rsidP="007B00B3">
      <w:pPr>
        <w:pStyle w:val="References"/>
      </w:pPr>
      <w:r>
        <w:t>R. Kotov, W. Gamez, F. Schmidt, and D. Watson, “Linking ‘big’ personality traits to anxiety, depressive, and substance use disorders: A meta-analysis,” Psychological Bulletin, vol. 136, no. 5, pp. 768–821, 2010. doi: 10.1037/a0020327.</w:t>
      </w:r>
    </w:p>
    <w:p w14:paraId="277F8BE2" w14:textId="77777777" w:rsidR="007B00B3" w:rsidRDefault="007B00B3" w:rsidP="007B00B3">
      <w:pPr>
        <w:pStyle w:val="References"/>
      </w:pPr>
      <w:r>
        <w:t>C. G. DeYoung, L. C. Quilty, J. B. Peterson, and J. R. Gray, “Openness to experience, intellect, and cognitive ability,” Journal of Personality Assessment, vol. 96, no. 1, pp. 46–52, 2014. doi: 10.1080/00223891.2013.806327.</w:t>
      </w:r>
    </w:p>
    <w:p w14:paraId="6326378A" w14:textId="77777777" w:rsidR="007B00B3" w:rsidRDefault="007B00B3" w:rsidP="007B00B3">
      <w:pPr>
        <w:pStyle w:val="References"/>
      </w:pPr>
      <w:r>
        <w:t>A. E. Poropat, “A meta-analysis of the five-factor model of personality and academic performance,” Psychological Bulletin, vol. 135, no. 2, pp. 322–338, 2009. doi: 10.1037/a0014996.</w:t>
      </w:r>
    </w:p>
    <w:p w14:paraId="4C2D8C30" w14:textId="77777777" w:rsidR="007B00B3" w:rsidRDefault="007B00B3" w:rsidP="007B00B3">
      <w:pPr>
        <w:pStyle w:val="References"/>
      </w:pPr>
      <w:r>
        <w:t>T. A. Judge, J. E. Bono, R. Ilies, and M. W. Gerhardt, “Personality and leadership: A qualitative and quantitative review,” Journal of Applied Psychology, vol. 87, no. 4, pp. 765–780, 2002. doi: 10.1037/0021-9010.87.4.765.</w:t>
      </w:r>
    </w:p>
    <w:p w14:paraId="0A67EC3A" w14:textId="77777777" w:rsidR="007B00B3" w:rsidRDefault="007B00B3" w:rsidP="007B00B3">
      <w:pPr>
        <w:pStyle w:val="References"/>
      </w:pPr>
      <w:r>
        <w:t>L. A. Jensen-Campbell and W. G. Graziano, “Agreeableness as a moderator of interpersonal conflict,” Journal of Personality, vol. 69, no. 2, pp. 323–362, 2001. doi: 10.1111/1467-6494.00148.</w:t>
      </w:r>
    </w:p>
    <w:p w14:paraId="4FDE17EE" w14:textId="77777777" w:rsidR="007B00B3" w:rsidRDefault="007B00B3" w:rsidP="007B00B3">
      <w:pPr>
        <w:pStyle w:val="References"/>
      </w:pPr>
      <w:r>
        <w:t>B. B. Lahey, “Public health significance of neuroticism,” American Psychologist, vol. 64, no. 4, pp. 241–256, 2009. doi: 10.1037/a0015309.</w:t>
      </w:r>
    </w:p>
    <w:p w14:paraId="1648DB68" w14:textId="6E609104" w:rsidR="007B00B3" w:rsidRDefault="007B00B3" w:rsidP="007B00B3">
      <w:pPr>
        <w:pStyle w:val="References"/>
      </w:pPr>
      <w:r>
        <w:t>M. C. Ashton and K. Lee, “Empirical, theoretical, and practical advantages of the HEXACO model of personality structure,” Personality and Social Psychology Review, vol. 11, no. 2, pp. 150–166, 2007</w:t>
      </w:r>
      <w:r w:rsidR="00500B1C">
        <w:rPr>
          <w:rFonts w:hint="eastAsia"/>
          <w:lang w:eastAsia="ja-JP"/>
        </w:rPr>
        <w:t>.</w:t>
      </w:r>
      <w:r>
        <w:t xml:space="preserve"> doi: 10.1177/1088868306294907.</w:t>
      </w:r>
    </w:p>
    <w:p w14:paraId="0415E560" w14:textId="77777777" w:rsidR="007B00B3" w:rsidRDefault="007B00B3" w:rsidP="007B00B3">
      <w:pPr>
        <w:pStyle w:val="References"/>
      </w:pPr>
      <w:r>
        <w:t>K. Lee and M. C. Ashton, “Psychometric properties of the HEXACO personality inventory,” Multivariate Behavioral Research, vol. 39, no. 2, pp. 329–358, 2004. doi: 10.1207/s15327906mbr3902_8.</w:t>
      </w:r>
    </w:p>
    <w:p w14:paraId="570D3704" w14:textId="77777777" w:rsidR="007B00B3" w:rsidRDefault="007B00B3" w:rsidP="007B00B3">
      <w:pPr>
        <w:pStyle w:val="References"/>
      </w:pPr>
      <w:r>
        <w:t>M. C. Ashton, K. Lee, and R. E. De Vries, “The HEXACO Honesty–Humility, Agreeableness, and Emotionality factors: A review of research and theory,” Personality and Social Psychology Review, vol. 18, no. 2, pp. 139–152, 2014. doi: 10.1177/1088868314523838.</w:t>
      </w:r>
    </w:p>
    <w:p w14:paraId="31047590" w14:textId="77777777" w:rsidR="007B00B3" w:rsidRDefault="007B00B3" w:rsidP="007B00B3">
      <w:pPr>
        <w:pStyle w:val="References"/>
      </w:pPr>
      <w:r>
        <w:t xml:space="preserve">K. Lee and M. C. Ashton, “Psychopathy, Machiavellianism, and narcissism in the Five-Factor Model and the HEXACO model of personality structure,” Personality and Individual </w:t>
      </w:r>
      <w:r>
        <w:lastRenderedPageBreak/>
        <w:t>Differences, vol. 38, no. 7, pp. 1571–1582, 2005. doi: 10.1016/j.paid.2004.09.016.</w:t>
      </w:r>
    </w:p>
    <w:p w14:paraId="7203D3F0" w14:textId="49EB9E7D" w:rsidR="005D76E8" w:rsidRDefault="005D76E8" w:rsidP="007B00B3">
      <w:pPr>
        <w:pStyle w:val="References"/>
      </w:pPr>
      <w:r w:rsidRPr="005D76E8">
        <w:t>K. Lee, M. C. Ashton, and R. E. de Vries, “Predicting workplace delinquency and integrity with the HEXACO and Five-Factor Models of personality structure,” Human Performance, vol. 18, no. 2, pp. 179–197, 2005. doi: 10.1207/s15327043hup1802_4.</w:t>
      </w:r>
    </w:p>
    <w:p w14:paraId="131ED860" w14:textId="27E40796" w:rsidR="007B00B3" w:rsidRDefault="007B00B3" w:rsidP="007B00B3">
      <w:pPr>
        <w:pStyle w:val="References"/>
      </w:pPr>
      <w:r>
        <w:t>R. E. de Vries, A. de Vries, and J. A. Feij, “Sensation seeking, risk-taking, and the HEXACO model of personality,” Personality and Individual Differences, vol. 47, no. 6, pp. 536–540, 2009. doi: 10.1016/j.paid.2009.05.029.</w:t>
      </w:r>
    </w:p>
    <w:p w14:paraId="215FA428" w14:textId="77777777" w:rsidR="007B00B3" w:rsidRDefault="007B00B3" w:rsidP="007B00B3">
      <w:pPr>
        <w:pStyle w:val="References"/>
      </w:pPr>
      <w:r>
        <w:t>M. C. Ashton and K. Lee, “The HEXACO model of personality structure and the importance of the H factor,” Social and Personality Psychology Compass, vol. 2, no. 5, pp. 1952–1962, 2008. doi: 10.1111/j.1751-9004.2008.00134.x.</w:t>
      </w:r>
    </w:p>
    <w:p w14:paraId="6D295EBB" w14:textId="574FE68B" w:rsidR="007B00B3" w:rsidRDefault="007B00B3" w:rsidP="007B00B3">
      <w:pPr>
        <w:pStyle w:val="References"/>
      </w:pPr>
      <w:r>
        <w:t>M. C. Ashton, K. Lee, M. Perugini, P. Szarota, R. E. de Vries, L. Di Blas, K. Boies, and B. De Raad, “A six-factor structure of personality-descriptive adjectives: Solutions from psycholexical studies in seven languages,” Journal of Personality and Social Psychology, vol. 86, no. 2, pp. 356–366, 2004. doi: 10.1037/0022-3514.86.2.356.</w:t>
      </w:r>
    </w:p>
    <w:p w14:paraId="672421B8" w14:textId="77777777" w:rsidR="007B00B3" w:rsidRDefault="007B00B3" w:rsidP="007B00B3">
      <w:pPr>
        <w:pStyle w:val="References"/>
      </w:pPr>
      <w:r>
        <w:t>J. B. Asendorpf, “Person-centered approaches to personality,” in APA Handbook of Personality and Social Psychology, Vol. 4: Personality Processes and Individual Differences, M. Mikulincer, P. R. Shaver, M. L. Cooper, and R. J. Larsen, Eds. Washington, DC, USA: American Psychological Association, 2015, pp. 403–424. doi: 10.1037/14343-018.</w:t>
      </w:r>
    </w:p>
    <w:p w14:paraId="702E7E5C" w14:textId="77777777" w:rsidR="007B00B3" w:rsidRDefault="007B00B3" w:rsidP="007B00B3">
      <w:pPr>
        <w:pStyle w:val="References"/>
      </w:pPr>
      <w:r>
        <w:t>K. N. Daljeet, N. L. Bremner, E. A. Giammarco, J. P. Meyer, and S. V. Paunonen, “Taking a person-centered approach to personality: A latent-profile analysis of the HEXACO model of personality,” Journal of Research in Personality, vol. 70, pp. 241–251, 2017. doi: 10.1016/j.jrp.2017.08.003.</w:t>
      </w:r>
    </w:p>
    <w:p w14:paraId="42B28C8D" w14:textId="77777777" w:rsidR="007B00B3" w:rsidRDefault="007B00B3" w:rsidP="007B00B3">
      <w:pPr>
        <w:pStyle w:val="References"/>
      </w:pPr>
      <w:r>
        <w:t>J. A. Espinoza, K. N. Daljeet, and J. P. Meyer, “Establishing the structure and replicability of personality profiles using the HEXACO-PI-R,” Nature Human Behaviour, vol. 4, no. 7, pp. 713–724, 2020. doi: 10.1038/s41562-020-0853-6.</w:t>
      </w:r>
    </w:p>
    <w:p w14:paraId="56C6E43F" w14:textId="77777777" w:rsidR="007B00B3" w:rsidRDefault="007B00B3" w:rsidP="007B00B3">
      <w:pPr>
        <w:pStyle w:val="References"/>
      </w:pPr>
      <w:r>
        <w:t>J. Block and J. H. Block, “The role of ego-control and ego-resiliency in the organization of behavior,” in Development of Cognition, Affect, and Social Relations: The Minnesota Symposia on Child Psychology, W. A. Collins, Ed., vol. 13. Erlbaum, 1980, pp. 39–101.</w:t>
      </w:r>
    </w:p>
    <w:p w14:paraId="272F3BBA" w14:textId="77777777" w:rsidR="007B00B3" w:rsidRDefault="007B00B3" w:rsidP="007B00B3">
      <w:pPr>
        <w:pStyle w:val="References"/>
      </w:pPr>
      <w:r>
        <w:t>R. W. Robins, O. P. John, A. Caspi, T. E. Moffitt, and M. Stouthamer-Loeber, “Resilient, overcontrolled, and undercontrolled boys: Three replicable personality types,” Journal of Personality and Social Psychology, vol. 70, no. 1, pp. 157–171, 1996. doi: 10.1037/0022-3514.70.1.157.</w:t>
      </w:r>
    </w:p>
    <w:p w14:paraId="5A130531" w14:textId="77777777" w:rsidR="007B00B3" w:rsidRDefault="007B00B3" w:rsidP="007B00B3">
      <w:pPr>
        <w:pStyle w:val="References"/>
      </w:pPr>
      <w:r>
        <w:t>F. A. Sava and R. I. Popa, “Personality types based on the Big Five model. A cluster analysis over the Romanian population,” Cognitie, Creier, Comportament / Cognition, Brain, Behavior, vol. 15, no. 3, pp. 359–384, 2011.</w:t>
      </w:r>
    </w:p>
    <w:p w14:paraId="26BB129A" w14:textId="6F5BD398" w:rsidR="007B00B3" w:rsidRDefault="007B00B3" w:rsidP="007B00B3">
      <w:pPr>
        <w:pStyle w:val="References"/>
      </w:pPr>
      <w:r>
        <w:t xml:space="preserve">T. Kase, Y. Ueno, and K. Oishi, “Characteristics of Resilients, Overcontrollers, Undercontrollers, and other types in personality prototypes: An examination based on high and low life skills,” Japanese Journal of Personality, vol. 27, no. 1, pp. 79–81, 2018. doi: </w:t>
      </w:r>
      <w:r w:rsidR="00270AA3" w:rsidRPr="00270AA3">
        <w:t>10.2132/personality.27.2.8</w:t>
      </w:r>
      <w:r>
        <w:t>.</w:t>
      </w:r>
    </w:p>
    <w:p w14:paraId="267F0110" w14:textId="355CB095" w:rsidR="00E03D5B" w:rsidRDefault="00E03D5B" w:rsidP="007B00B3">
      <w:pPr>
        <w:pStyle w:val="References"/>
        <w:rPr>
          <w:ins w:id="1203" w:author="Eisuke Tokiwa" w:date="2025-12-15T17:43:00Z" w16du:dateUtc="2025-12-15T08:43:00Z"/>
        </w:rPr>
      </w:pPr>
      <w:r w:rsidRPr="00E03D5B">
        <w:t xml:space="preserve">M. </w:t>
      </w:r>
      <w:ins w:id="1204" w:author="Eisuke Tokiwa" w:date="2025-12-15T17:43:00Z" w16du:dateUtc="2025-12-15T08:43:00Z">
        <w:r w:rsidRPr="00E03D5B">
          <w:t>H. C. She, R. Ronay, and D. N. den Hartog, “The Sociable and the Deviant: A Latent Profile Analysis of HEXACO and the Dark Triad,” Journal of Business Ethics, vol. 199, pp. 529–547, 2025, doi: 10.1007/s10551-024-05835-4.</w:t>
        </w:r>
      </w:ins>
    </w:p>
    <w:p w14:paraId="3C8ECE5A" w14:textId="77777777" w:rsidR="007B00B3" w:rsidRDefault="007B00B3" w:rsidP="007B00B3">
      <w:pPr>
        <w:pStyle w:val="References"/>
      </w:pPr>
      <w:ins w:id="1205" w:author="Eisuke Tokiwa" w:date="2025-12-15T17:43:00Z" w16du:dateUtc="2025-12-15T08:43:00Z">
        <w:r>
          <w:t xml:space="preserve">M. </w:t>
        </w:r>
      </w:ins>
      <w:r>
        <w:t>Gerlach, B. Farb, W. Revelle, and L. A. N. Amaral, “A robust data-driven approach identifies four personality types across four large data sets,” Nature Human Behaviour, vol. 2, no. 10, pp. 735–742, 2018. doi: 10.1038/s41562-018-0419-z.</w:t>
      </w:r>
    </w:p>
    <w:p w14:paraId="4D8F2424" w14:textId="77777777" w:rsidR="007B00B3" w:rsidRDefault="007B00B3" w:rsidP="007B00B3">
      <w:pPr>
        <w:pStyle w:val="References"/>
      </w:pPr>
      <w:r>
        <w:t>A. Kerber, M. Roth, and P. Y. Herzberg, “Personality types revisited—A literature-informed and data-driven approach to an integration of prototypical and dimensional constructs of personality description,” PLOS ONE, vol. 16, no. 1, e0244849, 2021. doi: 10.1371/journal.pone.0244849.</w:t>
      </w:r>
    </w:p>
    <w:p w14:paraId="076A63EE" w14:textId="77777777" w:rsidR="007B00B3" w:rsidRDefault="007B00B3" w:rsidP="007B00B3">
      <w:pPr>
        <w:pStyle w:val="References"/>
      </w:pPr>
      <w:r>
        <w:t>H. R. Markus and S. Kitayama, “Culture and the self: Implications for cognition, emotion, and motivation,” Psychological Review, vol. 98, no. 2, pp. 224–253, 1991. doi: 10.1037/0033-295X.98.2.224.</w:t>
      </w:r>
    </w:p>
    <w:p w14:paraId="178855B0" w14:textId="77777777" w:rsidR="007B00B3" w:rsidRDefault="007B00B3" w:rsidP="007B00B3">
      <w:pPr>
        <w:pStyle w:val="References"/>
      </w:pPr>
      <w:r>
        <w:t>D. P. Schmitt, J. Allik, R. R. McCrae, and V. Benet-Martínez, “The geographic distribution of Big Five personality traits: Patterns and profiles of human self-description across 56 nations,” Journal of Cross-Cultural Psychology, vol. 38, no. 2, pp. 173–212, 2007. doi: 10.1177/0022022106297299.</w:t>
      </w:r>
    </w:p>
    <w:p w14:paraId="68072A6B" w14:textId="6B869528" w:rsidR="00D50B96" w:rsidRDefault="00D50B96" w:rsidP="007B00B3">
      <w:pPr>
        <w:pStyle w:val="References"/>
      </w:pPr>
      <w:r w:rsidRPr="00D50B96">
        <w:t>P. K. Jonason, J. D. Foster, A. Oshio, M. Sitnikova, B. Birkas, and V. V. Gouveia, “Self-construals and the Dark Triad traits in six countries,” Personality and Individual Differences, vol. 113, pp. 120–124, 2017. doi: 10.1016/j.paid.2017.02.053.</w:t>
      </w:r>
    </w:p>
    <w:p w14:paraId="644C0B90" w14:textId="5CF2C1F1" w:rsidR="007B00B3" w:rsidRDefault="007B00B3" w:rsidP="007B00B3">
      <w:pPr>
        <w:pStyle w:val="References"/>
      </w:pPr>
      <w:r>
        <w:t>A. Wakabayashi, “A sixth personality domain that is independent of the Big Five domains: The psychometric properties of the HEXACO Personality Inventory in a Japanese sample,” Japanese Psychological Research, vol. 56, pp. 211–223, 2014. doi: 10.1111/jpr.12045.</w:t>
      </w:r>
    </w:p>
    <w:p w14:paraId="54649038" w14:textId="77777777" w:rsidR="007B00B3" w:rsidRDefault="007B00B3" w:rsidP="007B00B3">
      <w:pPr>
        <w:pStyle w:val="References"/>
      </w:pPr>
      <w:r>
        <w:t>L. Hubert and P. Arabie, “Comparing partitions,” Journal of Classification, vol. 2, no. 1, pp. 193–218, 1985. doi: 10.1007/BF01908075.</w:t>
      </w:r>
    </w:p>
    <w:p w14:paraId="30FD8651" w14:textId="77777777" w:rsidR="007B00B3" w:rsidRDefault="007B00B3" w:rsidP="007B00B3">
      <w:pPr>
        <w:pStyle w:val="References"/>
      </w:pPr>
      <w:r>
        <w:t>H. Akaike, “Information theory and an extension of the maximum likelihood principle,” in Selected Papers of Hirotugu Akaike, E. Parzen, K. Tanabe, and G. Kitagawa, Eds. New York, NY, USA: Springer, 1998, Springer Series in Statistics. doi: 10.1007/978-1-4612-1694-0_15.</w:t>
      </w:r>
    </w:p>
    <w:p w14:paraId="0916A054" w14:textId="77777777" w:rsidR="007B00B3" w:rsidRDefault="007B00B3" w:rsidP="007B00B3">
      <w:pPr>
        <w:pStyle w:val="References"/>
      </w:pPr>
      <w:r>
        <w:t>M. Halkidi and M. Vazirgiannis, “Clustering validity assessment: Finding the optimal partitioning of a data set,” in Proc. IEEE Int. Conf. Data Mining (ICDM), San Jose, CA, USA, 2001, pp. 187–194. doi: 10.1109/ICDM.2001.989517.</w:t>
      </w:r>
    </w:p>
    <w:p w14:paraId="44117442" w14:textId="77777777" w:rsidR="007B00B3" w:rsidRDefault="007B00B3" w:rsidP="007B00B3">
      <w:pPr>
        <w:pStyle w:val="References"/>
      </w:pPr>
      <w:r>
        <w:t>E. Dalrymple-Alford, “Measurement of clustering in free recall,” Psychological Bulletin, vol. 74, no. 1, p. 32, 1970. doi: 10.1037/h0029393.</w:t>
      </w:r>
    </w:p>
    <w:p w14:paraId="6CA5D53A" w14:textId="77777777" w:rsidR="007B00B3" w:rsidRDefault="007B00B3" w:rsidP="007B00B3">
      <w:pPr>
        <w:pStyle w:val="References"/>
      </w:pPr>
      <w:r>
        <w:t>J. C. Bezdek and N. R. Pal, “Some new indexes of cluster validity,” IEEE Transactions on Systems, Man, and Cybernetics, Part B (Cybernetics), vol. 28, no. 3, pp. 301–315, Jun. 1998. doi: 10.1109/3477.678624. PMID: 18255949.</w:t>
      </w:r>
    </w:p>
    <w:p w14:paraId="30F1F653" w14:textId="77777777" w:rsidR="007B00B3" w:rsidRDefault="007B00B3" w:rsidP="007B00B3">
      <w:pPr>
        <w:pStyle w:val="References"/>
      </w:pPr>
      <w:r>
        <w:t>F. B. Baker and L. J. Hubert, “Measuring the power of hierarchical cluster analysis,” Journal of the American Statistical Association, vol. 70, no. 349, pp. 31–38, 1975. doi: 10.2307/2285371.</w:t>
      </w:r>
    </w:p>
    <w:p w14:paraId="4D83A97D" w14:textId="77777777" w:rsidR="007B00B3" w:rsidRDefault="007B00B3" w:rsidP="007B00B3">
      <w:pPr>
        <w:pStyle w:val="References"/>
      </w:pPr>
      <w:r>
        <w:t>F. J. Rohlf, “Methods of comparing classifications,” Annual Review of Ecology and Systematics, vol. 5, pp. 101–113, 1974. doi: 10.1146/annurev.es.05.110174.000533.</w:t>
      </w:r>
    </w:p>
    <w:p w14:paraId="5D71D859" w14:textId="4F0A0A5C" w:rsidR="007B00B3" w:rsidRDefault="007B00B3" w:rsidP="007B00B3">
      <w:pPr>
        <w:pStyle w:val="References"/>
      </w:pPr>
      <w:r>
        <w:t>P. J. Rousseeuw, “Silhouettes: A graphical aid to the interpretation and validation of cluster analysis,” Journal of Computational and Applied Mathematics, vol. 20, pp. 53–65, 1987. doi: 10.1016/0377-0427(87)90125-7.</w:t>
      </w:r>
    </w:p>
    <w:p w14:paraId="14C9AF55" w14:textId="77777777" w:rsidR="009C72ED" w:rsidRDefault="009C72ED" w:rsidP="00600238">
      <w:pPr>
        <w:pStyle w:val="References"/>
        <w:numPr>
          <w:ilvl w:val="0"/>
          <w:numId w:val="0"/>
        </w:numPr>
        <w:ind w:left="360" w:hanging="360"/>
        <w:rPr>
          <w:del w:id="1206" w:author="Eisuke Tokiwa" w:date="2025-12-15T17:43:00Z" w16du:dateUtc="2025-12-15T08:43:00Z"/>
          <w:lang w:eastAsia="ja-JP"/>
        </w:rPr>
      </w:pPr>
    </w:p>
    <w:p w14:paraId="7E33CBAA" w14:textId="13922476" w:rsidR="00367D14" w:rsidRDefault="00367D14" w:rsidP="00367D14">
      <w:pPr>
        <w:pStyle w:val="References"/>
        <w:rPr>
          <w:ins w:id="1207" w:author="Eisuke Tokiwa" w:date="2025-12-15T17:43:00Z" w16du:dateUtc="2025-12-15T08:43:00Z"/>
        </w:rPr>
      </w:pPr>
      <w:ins w:id="1208" w:author="Eisuke Tokiwa" w:date="2025-12-15T17:43:00Z" w16du:dateUtc="2025-12-15T08:43:00Z">
        <w:r>
          <w:t>L. F. García, A. Aluja, J. Rossier, F. Ostendorf, J. Glicksohn, B. Oumar, T. Bellaj, W. Ruch, W. Wang, Z. Kövi, D. Ścigała, Đ. Čekrlija, A. W. Stivers, L. Di Blas, M. Valdivia, S. Ben Jemaa, K. A. Atitsogbe, and M. Hansenne,</w:t>
        </w:r>
        <w:r>
          <w:rPr>
            <w:rFonts w:hint="eastAsia"/>
            <w:lang w:eastAsia="ja-JP"/>
          </w:rPr>
          <w:t xml:space="preserve"> </w:t>
        </w:r>
        <w:r>
          <w:rPr>
            <w:rFonts w:hint="eastAsia"/>
          </w:rPr>
          <w:t>“</w:t>
        </w:r>
        <w:r>
          <w:t>Exploring the stability of HEXACO-60 structure and the association of gender, age, and social position with personality traits across 18 countries,” Journal of Personality, vol. 90, pp. 256–276, 2022, doi: 10.1111/jopy.12664.</w:t>
        </w:r>
      </w:ins>
    </w:p>
    <w:p w14:paraId="182E4323" w14:textId="77777777" w:rsidR="009C72ED" w:rsidRDefault="009C72ED">
      <w:pPr>
        <w:pStyle w:val="References"/>
        <w:numPr>
          <w:ilvl w:val="0"/>
          <w:numId w:val="0"/>
        </w:numPr>
        <w:ind w:left="360" w:hanging="360"/>
        <w:rPr>
          <w:lang w:eastAsia="ja-JP"/>
        </w:rPr>
        <w:pPrChange w:id="1209" w:author="Eisuke Tokiwa" w:date="2025-12-15T17:43:00Z" w16du:dateUtc="2025-12-15T08:43:00Z">
          <w:pPr>
            <w:pStyle w:val="References"/>
            <w:numPr>
              <w:numId w:val="0"/>
            </w:numPr>
            <w:tabs>
              <w:tab w:val="clear" w:pos="1170"/>
            </w:tabs>
            <w:ind w:left="0" w:firstLine="0"/>
          </w:pPr>
        </w:pPrChange>
      </w:pPr>
    </w:p>
    <w:p w14:paraId="6D0F5053" w14:textId="77777777" w:rsidR="00367D14" w:rsidRPr="0001799E" w:rsidRDefault="00367D14">
      <w:pPr>
        <w:pStyle w:val="References"/>
        <w:numPr>
          <w:ilvl w:val="0"/>
          <w:numId w:val="0"/>
        </w:numPr>
        <w:rPr>
          <w:lang w:eastAsia="ja-JP"/>
        </w:rPr>
      </w:pPr>
    </w:p>
    <w:p w14:paraId="304557C7" w14:textId="77777777" w:rsidR="005C7DF8" w:rsidRDefault="005C7DF8" w:rsidP="00600238">
      <w:pPr>
        <w:pStyle w:val="AUBios"/>
        <w:rPr>
          <w:rStyle w:val="AUBiosbd"/>
          <w:lang w:eastAsia="ja-JP"/>
        </w:rPr>
        <w:sectPr w:rsidR="005C7DF8" w:rsidSect="00CB2DB1">
          <w:footerReference w:type="default" r:id="rId15"/>
          <w:type w:val="continuous"/>
          <w:pgSz w:w="11520" w:h="15660" w:code="1"/>
          <w:pgMar w:top="1300" w:right="740" w:bottom="1040" w:left="740" w:header="360" w:footer="640" w:gutter="0"/>
          <w:cols w:num="2" w:space="400"/>
          <w:docGrid w:linePitch="360"/>
        </w:sectPr>
      </w:pPr>
    </w:p>
    <w:p w14:paraId="4DAB5181" w14:textId="12BB39C9" w:rsidR="00500B1C" w:rsidRPr="00500B1C" w:rsidRDefault="00A10A40" w:rsidP="00500B1C">
      <w:pPr>
        <w:pStyle w:val="AUBios"/>
        <w:rPr>
          <w:rFonts w:cs="FormataOTFMd"/>
        </w:rPr>
      </w:pPr>
      <w:r>
        <w:rPr>
          <w:rStyle w:val="AUBiosbd"/>
          <w:rFonts w:hint="eastAsia"/>
          <w:lang w:eastAsia="ja-JP"/>
        </w:rPr>
        <w:t>E</w:t>
      </w:r>
      <w:r w:rsidR="00500B1C">
        <w:rPr>
          <w:rStyle w:val="AUBiosbd"/>
          <w:rFonts w:hint="eastAsia"/>
          <w:lang w:eastAsia="ja-JP"/>
        </w:rPr>
        <w:t>ISUKE</w:t>
      </w:r>
      <w:r w:rsidR="000C09C8" w:rsidRPr="006A0B53">
        <w:rPr>
          <w:rStyle w:val="AUBiosbd"/>
        </w:rPr>
        <w:t xml:space="preserve"> </w:t>
      </w:r>
      <w:r>
        <w:rPr>
          <w:rStyle w:val="AUBiosbd"/>
          <w:rFonts w:hint="eastAsia"/>
          <w:lang w:eastAsia="ja-JP"/>
        </w:rPr>
        <w:t>TOKIWA</w:t>
      </w:r>
      <w:r w:rsidR="000C09C8" w:rsidRPr="007573E5">
        <w:rPr>
          <w:rFonts w:cs="FormataOTFMd"/>
        </w:rPr>
        <w:t xml:space="preserve"> </w:t>
      </w:r>
      <w:r w:rsidR="00500B1C" w:rsidRPr="00500B1C">
        <w:rPr>
          <w:rFonts w:cs="FormataOTFMd"/>
        </w:rPr>
        <w:t>studied graphic design at an art university in Japan from April 2010 to March 2012.</w:t>
      </w:r>
      <w:r w:rsidR="00500B1C">
        <w:rPr>
          <w:rFonts w:cs="FormataOTFMd" w:hint="eastAsia"/>
          <w:lang w:eastAsia="ja-JP"/>
        </w:rPr>
        <w:t xml:space="preserve"> </w:t>
      </w:r>
      <w:r w:rsidR="00500B1C" w:rsidRPr="00500B1C">
        <w:rPr>
          <w:rFonts w:cs="FormataOTFMd"/>
        </w:rPr>
        <w:t xml:space="preserve">He is the Founder of SUNBLAZE Co., Ltd., a </w:t>
      </w:r>
      <w:r w:rsidR="00500B1C" w:rsidRPr="00500B1C">
        <w:rPr>
          <w:rFonts w:cs="FormataOTFMd"/>
        </w:rPr>
        <w:t>Tokyo-based company focusing on data-driven personality research and psychological assessment.</w:t>
      </w:r>
      <w:r w:rsidR="00500B1C">
        <w:rPr>
          <w:rFonts w:cs="FormataOTFMd" w:hint="eastAsia"/>
          <w:lang w:eastAsia="ja-JP"/>
        </w:rPr>
        <w:t xml:space="preserve"> </w:t>
      </w:r>
      <w:r w:rsidR="00500B1C" w:rsidRPr="00500B1C">
        <w:rPr>
          <w:rFonts w:cs="FormataOTFMd"/>
        </w:rPr>
        <w:t>His research interests include personality psychology, the HEXACO model, the Dark Triad, online learning, and non-cognitive skills.</w:t>
      </w:r>
      <w:r w:rsidR="00500B1C">
        <w:rPr>
          <w:rFonts w:cs="FormataOTFMd" w:hint="eastAsia"/>
          <w:lang w:eastAsia="ja-JP"/>
        </w:rPr>
        <w:t xml:space="preserve"> </w:t>
      </w:r>
      <w:r w:rsidR="00500B1C" w:rsidRPr="00500B1C">
        <w:rPr>
          <w:rFonts w:cs="FormataOTFMd"/>
        </w:rPr>
        <w:t xml:space="preserve">He is the author of </w:t>
      </w:r>
      <w:r w:rsidR="00500B1C" w:rsidRPr="0045400F">
        <w:rPr>
          <w:rFonts w:cs="FormataOTFMd"/>
          <w:i/>
          <w:iCs/>
        </w:rPr>
        <w:t>The Encyclopedia of Villains</w:t>
      </w:r>
      <w:r w:rsidR="0045400F" w:rsidRPr="0045400F">
        <w:rPr>
          <w:rFonts w:cs="FormataOTFMd" w:hint="eastAsia"/>
          <w:i/>
          <w:iCs/>
          <w:lang w:eastAsia="ja-JP"/>
        </w:rPr>
        <w:t xml:space="preserve"> (Warumono Zukan)</w:t>
      </w:r>
      <w:r w:rsidR="00500B1C" w:rsidRPr="00500B1C">
        <w:rPr>
          <w:rFonts w:cs="FormataOTFMd"/>
        </w:rPr>
        <w:t xml:space="preserve"> (Jiyu Kokuminsha, 2021) and has published research such as </w:t>
      </w:r>
      <w:r w:rsidR="00500B1C" w:rsidRPr="0045400F">
        <w:rPr>
          <w:rFonts w:cs="FormataOTFMd"/>
          <w:i/>
          <w:iCs/>
        </w:rPr>
        <w:t>Who Excels in Online Learning in Japan?</w:t>
      </w:r>
      <w:r w:rsidR="00500B1C" w:rsidRPr="00500B1C">
        <w:rPr>
          <w:rFonts w:cs="FormataOTFMd"/>
        </w:rPr>
        <w:t xml:space="preserve"> (Frontiers in Psychology) and </w:t>
      </w:r>
      <w:r w:rsidR="00500B1C" w:rsidRPr="0045400F">
        <w:rPr>
          <w:rFonts w:cs="FormataOTFMd"/>
          <w:i/>
          <w:iCs/>
        </w:rPr>
        <w:t>Predicting Power and Gender Harassment from HEXACO and Dark Traits</w:t>
      </w:r>
      <w:r w:rsidR="00500B1C" w:rsidRPr="00500B1C">
        <w:rPr>
          <w:rFonts w:cs="FormataOTFMd"/>
        </w:rPr>
        <w:t xml:space="preserve"> (preprint).</w:t>
      </w:r>
    </w:p>
    <w:p w14:paraId="77BA710C" w14:textId="761C33EE" w:rsidR="0003253A" w:rsidRPr="006A0B53" w:rsidRDefault="00500B1C" w:rsidP="00500B1C">
      <w:pPr>
        <w:pStyle w:val="AUBios"/>
        <w:spacing w:before="0"/>
      </w:pPr>
      <w:r w:rsidRPr="00500B1C">
        <w:rPr>
          <w:rFonts w:cs="FormataOTFMd"/>
        </w:rPr>
        <w:t>His work aims to integrate personality psychology with digital technology to promote human well-being and organizational development.</w:t>
      </w:r>
      <w:r>
        <w:rPr>
          <w:rFonts w:cs="FormataOTFMd" w:hint="eastAsia"/>
          <w:lang w:eastAsia="ja-JP"/>
        </w:rPr>
        <w:t xml:space="preserve"> </w:t>
      </w:r>
    </w:p>
    <w:sectPr w:rsidR="0003253A" w:rsidRPr="006A0B53" w:rsidSect="00CB2DB1">
      <w:footerReference w:type="default" r:id="rId16"/>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5B3CF" w14:textId="77777777" w:rsidR="00565AF3" w:rsidRDefault="00565AF3">
      <w:r>
        <w:separator/>
      </w:r>
    </w:p>
  </w:endnote>
  <w:endnote w:type="continuationSeparator" w:id="0">
    <w:p w14:paraId="6A1C05A4" w14:textId="77777777" w:rsidR="00565AF3" w:rsidRDefault="00565A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rmata OTF">
    <w:altName w:val="Calibri"/>
    <w:panose1 w:val="00000000000000000000"/>
    <w:charset w:val="00"/>
    <w:family w:val="modern"/>
    <w:notTrueType/>
    <w:pitch w:val="variable"/>
    <w:sig w:usb0="8000002F" w:usb1="40000048" w:usb2="00000000" w:usb3="00000000" w:csb0="00000001"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B976A" w14:textId="77777777" w:rsidR="009C79C4" w:rsidRPr="00B979BB" w:rsidRDefault="009C79C4" w:rsidP="00422716">
    <w:pPr>
      <w:pStyle w:val="a5"/>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DA35C" w14:textId="77777777" w:rsidR="009C79C4" w:rsidRPr="00B979BB" w:rsidRDefault="009C79C4" w:rsidP="00E721A9">
    <w:pPr>
      <w:pStyle w:val="a5"/>
      <w:tabs>
        <w:tab w:val="clear" w:pos="4320"/>
        <w:tab w:val="clear" w:pos="8640"/>
        <w:tab w:val="center" w:pos="9540"/>
      </w:tabs>
      <w:rPr>
        <w:rFonts w:ascii="Helvetica" w:hAnsi="Helvetica"/>
        <w:sz w:val="12"/>
      </w:rPr>
    </w:pPr>
    <w:r w:rsidRPr="00B979BB">
      <w:rPr>
        <w:rFonts w:ascii="Helvetica" w:hAnsi="Helvetica" w:cs="FormataOTF-Reg"/>
        <w:sz w:val="12"/>
        <w:szCs w:val="14"/>
      </w:rPr>
      <w:t>2</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08833" w14:textId="5184F99D" w:rsidR="005C7DF8" w:rsidRPr="00B979BB" w:rsidRDefault="005C7DF8" w:rsidP="007A706D">
    <w:pPr>
      <w:pStyle w:val="a5"/>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7</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B6DD2" w14:textId="30D85FD1" w:rsidR="005C7DF8" w:rsidRPr="00B979BB" w:rsidRDefault="005C7DF8" w:rsidP="005C7DF8">
    <w:pPr>
      <w:pStyle w:val="a5"/>
      <w:tabs>
        <w:tab w:val="clear" w:pos="4320"/>
        <w:tab w:val="clear" w:pos="8640"/>
        <w:tab w:val="center" w:pos="9540"/>
      </w:tabs>
      <w:rPr>
        <w:rFonts w:ascii="Helvetica" w:hAnsi="Helvetica"/>
        <w:sz w:val="12"/>
      </w:rPr>
    </w:pPr>
    <w:r>
      <w:rPr>
        <w:rFonts w:ascii="Helvetica" w:hAnsi="Helvetica" w:cs="FormataOTF-Reg"/>
        <w:sz w:val="12"/>
        <w:szCs w:val="14"/>
      </w:rPr>
      <w:t>8</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B17EC" w14:textId="77777777" w:rsidR="00565AF3" w:rsidRDefault="00565AF3">
      <w:r>
        <w:separator/>
      </w:r>
    </w:p>
  </w:footnote>
  <w:footnote w:type="continuationSeparator" w:id="0">
    <w:p w14:paraId="7B8E4DEB" w14:textId="77777777" w:rsidR="00565AF3" w:rsidRDefault="00565A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5B0C1" w14:textId="77777777" w:rsidR="009C79C4" w:rsidRPr="00E721A9" w:rsidRDefault="009C79C4" w:rsidP="00E721A9">
    <w:pPr>
      <w:pStyle w:val="a4"/>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6E819850">
          <wp:extent cx="1169670" cy="297815"/>
          <wp:effectExtent l="0" t="0" r="0" b="6985"/>
          <wp:docPr id="2104100995"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23C04" w14:textId="77777777" w:rsidR="009C79C4" w:rsidRPr="00CB191E" w:rsidRDefault="009C79C4" w:rsidP="00B979BB">
    <w:pPr>
      <w:pStyle w:val="a4"/>
      <w:pBdr>
        <w:bottom w:val="single" w:sz="4" w:space="3" w:color="auto"/>
      </w:pBdr>
      <w:tabs>
        <w:tab w:val="clear" w:pos="4320"/>
        <w:tab w:val="left" w:pos="5472"/>
      </w:tabs>
      <w:rPr>
        <w:rFonts w:ascii="Helvetica" w:hAnsi="Helvetica" w:cs="FormataOTF-Reg"/>
        <w:sz w:val="14"/>
        <w:szCs w:val="14"/>
      </w:rPr>
    </w:pPr>
    <w:r>
      <w:rPr>
        <w:rFonts w:ascii="Formata OTF" w:hAnsi="Formata OTF" w:cs="FormataOTF-Reg"/>
        <w:noProof/>
        <w:sz w:val="14"/>
        <w:szCs w:val="14"/>
      </w:rPr>
      <w:drawing>
        <wp:inline distT="0" distB="0" distL="0" distR="0" wp14:anchorId="7CBD163E" wp14:editId="7D0B38FD">
          <wp:extent cx="977900" cy="170180"/>
          <wp:effectExtent l="0" t="0" r="0" b="1270"/>
          <wp:docPr id="4" name="Picture 4" descr="notaglineLogo-eps-converted-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aglineLogo-eps-converted-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170180"/>
                  </a:xfrm>
                  <a:prstGeom prst="rect">
                    <a:avLst/>
                  </a:prstGeom>
                  <a:noFill/>
                  <a:ln>
                    <a:noFill/>
                  </a:ln>
                </pic:spPr>
              </pic:pic>
            </a:graphicData>
          </a:graphic>
        </wp:inline>
      </w:drawing>
    </w:r>
    <w:r>
      <w:rPr>
        <w:rFonts w:ascii="Formata OTF" w:hAnsi="Formata OTF" w:cs="FormataOTF-Reg"/>
        <w:sz w:val="14"/>
        <w:szCs w:val="14"/>
      </w:rPr>
      <w:tab/>
    </w:r>
    <w:r>
      <w:rPr>
        <w:rFonts w:ascii="Helvetica" w:hAnsi="Helvetica" w:cs="FormataOTF-Reg"/>
        <w:sz w:val="14"/>
        <w:szCs w:val="14"/>
      </w:rPr>
      <w:t>Author Name</w:t>
    </w:r>
    <w:r w:rsidRPr="00B979BB">
      <w:rPr>
        <w:rFonts w:ascii="Helvetica" w:hAnsi="Helvetica" w:cs="FormataOTF-Reg"/>
        <w:sz w:val="14"/>
        <w:szCs w:val="14"/>
      </w:rPr>
      <w:t xml:space="preserve">: </w:t>
    </w:r>
    <w:r w:rsidRPr="00CB191E">
      <w:rPr>
        <w:rFonts w:ascii="Helvetica" w:hAnsi="Helvetica" w:cs="FormataOTF-Reg"/>
        <w:sz w:val="14"/>
        <w:szCs w:val="14"/>
      </w:rPr>
      <w:t>Preparation of Papers for IEEE Access (February 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2F820A2"/>
    <w:lvl w:ilvl="0">
      <w:start w:val="1"/>
      <w:numFmt w:val="upperRoman"/>
      <w:pStyle w:val="1"/>
      <w:lvlText w:val="%1."/>
      <w:legacy w:legacy="1" w:legacySpace="144" w:legacyIndent="144"/>
      <w:lvlJc w:val="left"/>
    </w:lvl>
    <w:lvl w:ilvl="1">
      <w:start w:val="1"/>
      <w:numFmt w:val="upperLetter"/>
      <w:pStyle w:val="2"/>
      <w:lvlText w:val="%2."/>
      <w:legacy w:legacy="1" w:legacySpace="144" w:legacyIndent="144"/>
      <w:lvlJc w:val="left"/>
      <w:rPr>
        <w:b w:val="0"/>
      </w:rPr>
    </w:lvl>
    <w:lvl w:ilvl="2">
      <w:start w:val="1"/>
      <w:numFmt w:val="decimal"/>
      <w:pStyle w:val="3"/>
      <w:lvlText w:val="%3)"/>
      <w:legacy w:legacy="1" w:legacySpace="144" w:legacyIndent="144"/>
      <w:lvlJc w:val="left"/>
      <w:rPr>
        <w:i/>
      </w:rPr>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0C3567F"/>
    <w:multiLevelType w:val="multilevel"/>
    <w:tmpl w:val="CD96871E"/>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6453F57"/>
    <w:multiLevelType w:val="multilevel"/>
    <w:tmpl w:val="CD96871E"/>
    <w:numStyleLink w:val="H2Restart"/>
  </w:abstractNum>
  <w:abstractNum w:abstractNumId="5"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96E735E"/>
    <w:multiLevelType w:val="multilevel"/>
    <w:tmpl w:val="CD96871E"/>
    <w:numStyleLink w:val="H2Restart"/>
  </w:abstractNum>
  <w:abstractNum w:abstractNumId="7"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4232A68"/>
    <w:multiLevelType w:val="multilevel"/>
    <w:tmpl w:val="A3CEC990"/>
    <w:numStyleLink w:val="H2afterH1New"/>
  </w:abstractNum>
  <w:abstractNum w:abstractNumId="9" w15:restartNumberingAfterBreak="0">
    <w:nsid w:val="197F4013"/>
    <w:multiLevelType w:val="multilevel"/>
    <w:tmpl w:val="CD96871E"/>
    <w:numStyleLink w:val="H2Restart"/>
  </w:abstractNum>
  <w:abstractNum w:abstractNumId="10"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21F74BC5"/>
    <w:multiLevelType w:val="multilevel"/>
    <w:tmpl w:val="CD96871E"/>
    <w:numStyleLink w:val="H2Restart"/>
  </w:abstractNum>
  <w:abstractNum w:abstractNumId="1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3"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2A0841DE"/>
    <w:multiLevelType w:val="multilevel"/>
    <w:tmpl w:val="A3CEC990"/>
    <w:numStyleLink w:val="H2afterH1New"/>
  </w:abstractNum>
  <w:abstractNum w:abstractNumId="15" w15:restartNumberingAfterBreak="0">
    <w:nsid w:val="2E5117DB"/>
    <w:multiLevelType w:val="multilevel"/>
    <w:tmpl w:val="CD96871E"/>
    <w:numStyleLink w:val="H2Restart"/>
  </w:abstractNum>
  <w:abstractNum w:abstractNumId="16"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B34D1D"/>
    <w:multiLevelType w:val="multilevel"/>
    <w:tmpl w:val="CD96871E"/>
    <w:numStyleLink w:val="H2Restart"/>
  </w:abstractNum>
  <w:abstractNum w:abstractNumId="18"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34BF4C83"/>
    <w:multiLevelType w:val="multilevel"/>
    <w:tmpl w:val="CD96871E"/>
    <w:numStyleLink w:val="H2Restart"/>
  </w:abstractNum>
  <w:abstractNum w:abstractNumId="20" w15:restartNumberingAfterBreak="0">
    <w:nsid w:val="357A45C8"/>
    <w:multiLevelType w:val="multilevel"/>
    <w:tmpl w:val="CD96871E"/>
    <w:numStyleLink w:val="H2Restart"/>
  </w:abstractNum>
  <w:abstractNum w:abstractNumId="21"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3"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3D90722D"/>
    <w:multiLevelType w:val="multilevel"/>
    <w:tmpl w:val="CD96871E"/>
    <w:numStyleLink w:val="H2Restart"/>
  </w:abstractNum>
  <w:abstractNum w:abstractNumId="26" w15:restartNumberingAfterBreak="0">
    <w:nsid w:val="442B60CD"/>
    <w:multiLevelType w:val="multilevel"/>
    <w:tmpl w:val="CD96871E"/>
    <w:numStyleLink w:val="H2Restart"/>
  </w:abstractNum>
  <w:abstractNum w:abstractNumId="27"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4A8B0ABB"/>
    <w:multiLevelType w:val="multilevel"/>
    <w:tmpl w:val="CD96871E"/>
    <w:numStyleLink w:val="H2Restart"/>
  </w:abstractNum>
  <w:abstractNum w:abstractNumId="29"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4C505F94"/>
    <w:multiLevelType w:val="hybridMultilevel"/>
    <w:tmpl w:val="4412E6F0"/>
    <w:lvl w:ilvl="0" w:tplc="960E3E44">
      <w:numFmt w:val="bullet"/>
      <w:lvlText w:val="-"/>
      <w:lvlJc w:val="left"/>
      <w:pPr>
        <w:ind w:left="360" w:hanging="360"/>
      </w:pPr>
      <w:rPr>
        <w:rFonts w:ascii="Times New Roman" w:eastAsiaTheme="minorEastAsia" w:hAnsi="Times New Roman" w:cs="Times New Roman"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1" w15:restartNumberingAfterBreak="0">
    <w:nsid w:val="4D6E47F2"/>
    <w:multiLevelType w:val="multilevel"/>
    <w:tmpl w:val="CD96871E"/>
    <w:numStyleLink w:val="H2Restart"/>
  </w:abstractNum>
  <w:abstractNum w:abstractNumId="32" w15:restartNumberingAfterBreak="0">
    <w:nsid w:val="50410D7D"/>
    <w:multiLevelType w:val="multilevel"/>
    <w:tmpl w:val="CD96871E"/>
    <w:numStyleLink w:val="H2Restart"/>
  </w:abstractNum>
  <w:abstractNum w:abstractNumId="33"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021B99"/>
    <w:multiLevelType w:val="multilevel"/>
    <w:tmpl w:val="CD96871E"/>
    <w:numStyleLink w:val="H2Restart"/>
  </w:abstractNum>
  <w:abstractNum w:abstractNumId="35" w15:restartNumberingAfterBreak="0">
    <w:nsid w:val="5E744E82"/>
    <w:multiLevelType w:val="multilevel"/>
    <w:tmpl w:val="CD96871E"/>
    <w:numStyleLink w:val="H2Restart"/>
  </w:abstractNum>
  <w:abstractNum w:abstractNumId="36" w15:restartNumberingAfterBreak="0">
    <w:nsid w:val="61C20FDB"/>
    <w:multiLevelType w:val="multilevel"/>
    <w:tmpl w:val="D25A5FCC"/>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64D460AA"/>
    <w:multiLevelType w:val="multilevel"/>
    <w:tmpl w:val="CD96871E"/>
    <w:numStyleLink w:val="H2Restart"/>
  </w:abstractNum>
  <w:abstractNum w:abstractNumId="38" w15:restartNumberingAfterBreak="0">
    <w:nsid w:val="651D64E4"/>
    <w:multiLevelType w:val="multilevel"/>
    <w:tmpl w:val="CD96871E"/>
    <w:numStyleLink w:val="H2Restart"/>
  </w:abstractNum>
  <w:abstractNum w:abstractNumId="39" w15:restartNumberingAfterBreak="0">
    <w:nsid w:val="685D76CD"/>
    <w:multiLevelType w:val="multilevel"/>
    <w:tmpl w:val="CD96871E"/>
    <w:numStyleLink w:val="H2Restart"/>
  </w:abstractNum>
  <w:abstractNum w:abstractNumId="40"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2FC6D80"/>
    <w:multiLevelType w:val="multilevel"/>
    <w:tmpl w:val="CD96871E"/>
    <w:numStyleLink w:val="H2Restart"/>
  </w:abstractNum>
  <w:num w:numId="1" w16cid:durableId="146632016">
    <w:abstractNumId w:val="0"/>
  </w:num>
  <w:num w:numId="2" w16cid:durableId="2139685392">
    <w:abstractNumId w:val="12"/>
  </w:num>
  <w:num w:numId="3" w16cid:durableId="1730304559">
    <w:abstractNumId w:val="22"/>
  </w:num>
  <w:num w:numId="4" w16cid:durableId="1904947642">
    <w:abstractNumId w:val="18"/>
  </w:num>
  <w:num w:numId="5" w16cid:durableId="2086564019">
    <w:abstractNumId w:val="36"/>
  </w:num>
  <w:num w:numId="6" w16cid:durableId="1720010044">
    <w:abstractNumId w:val="24"/>
  </w:num>
  <w:num w:numId="7" w16cid:durableId="1589195024">
    <w:abstractNumId w:val="10"/>
  </w:num>
  <w:num w:numId="8" w16cid:durableId="1483892291">
    <w:abstractNumId w:val="14"/>
  </w:num>
  <w:num w:numId="9" w16cid:durableId="572131377">
    <w:abstractNumId w:val="29"/>
  </w:num>
  <w:num w:numId="10" w16cid:durableId="282537363">
    <w:abstractNumId w:val="7"/>
  </w:num>
  <w:num w:numId="11" w16cid:durableId="653067656">
    <w:abstractNumId w:val="35"/>
  </w:num>
  <w:num w:numId="12" w16cid:durableId="255796949">
    <w:abstractNumId w:val="31"/>
  </w:num>
  <w:num w:numId="13" w16cid:durableId="511922190">
    <w:abstractNumId w:val="5"/>
  </w:num>
  <w:num w:numId="14" w16cid:durableId="1166827748">
    <w:abstractNumId w:val="6"/>
    <w:lvlOverride w:ilvl="0">
      <w:lvl w:ilvl="0">
        <w:start w:val="1"/>
        <w:numFmt w:val="upperLetter"/>
        <w:suff w:val="space"/>
        <w:lvlText w:val="%1."/>
        <w:lvlJc w:val="left"/>
        <w:pPr>
          <w:ind w:left="0" w:firstLine="0"/>
        </w:pPr>
        <w:rPr>
          <w:rFonts w:hint="default"/>
        </w:rPr>
      </w:lvl>
    </w:lvlOverride>
  </w:num>
  <w:num w:numId="15" w16cid:durableId="1487938667">
    <w:abstractNumId w:val="13"/>
  </w:num>
  <w:num w:numId="16" w16cid:durableId="1982534741">
    <w:abstractNumId w:val="27"/>
  </w:num>
  <w:num w:numId="17" w16cid:durableId="139330846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5729568">
    <w:abstractNumId w:val="40"/>
  </w:num>
  <w:num w:numId="19" w16cid:durableId="269047845">
    <w:abstractNumId w:val="4"/>
  </w:num>
  <w:num w:numId="20" w16cid:durableId="909580657">
    <w:abstractNumId w:val="2"/>
  </w:num>
  <w:num w:numId="21" w16cid:durableId="373579168">
    <w:abstractNumId w:val="25"/>
  </w:num>
  <w:num w:numId="22" w16cid:durableId="1745251843">
    <w:abstractNumId w:val="9"/>
  </w:num>
  <w:num w:numId="23" w16cid:durableId="2111774571">
    <w:abstractNumId w:val="17"/>
  </w:num>
  <w:num w:numId="24" w16cid:durableId="143159150">
    <w:abstractNumId w:val="38"/>
  </w:num>
  <w:num w:numId="25" w16cid:durableId="1312634794">
    <w:abstractNumId w:val="28"/>
  </w:num>
  <w:num w:numId="26" w16cid:durableId="237444995">
    <w:abstractNumId w:val="34"/>
  </w:num>
  <w:num w:numId="27" w16cid:durableId="376199287">
    <w:abstractNumId w:val="19"/>
  </w:num>
  <w:num w:numId="28" w16cid:durableId="1079518982">
    <w:abstractNumId w:val="26"/>
  </w:num>
  <w:num w:numId="29" w16cid:durableId="1536120966">
    <w:abstractNumId w:val="41"/>
  </w:num>
  <w:num w:numId="30" w16cid:durableId="1012683639">
    <w:abstractNumId w:val="11"/>
  </w:num>
  <w:num w:numId="31" w16cid:durableId="581259744">
    <w:abstractNumId w:val="39"/>
  </w:num>
  <w:num w:numId="32" w16cid:durableId="550194706">
    <w:abstractNumId w:val="20"/>
  </w:num>
  <w:num w:numId="33" w16cid:durableId="986592793">
    <w:abstractNumId w:val="37"/>
  </w:num>
  <w:num w:numId="34" w16cid:durableId="131562090">
    <w:abstractNumId w:val="32"/>
  </w:num>
  <w:num w:numId="35" w16cid:durableId="215555830">
    <w:abstractNumId w:val="23"/>
  </w:num>
  <w:num w:numId="36" w16cid:durableId="752821514">
    <w:abstractNumId w:val="15"/>
  </w:num>
  <w:num w:numId="37" w16cid:durableId="102464003">
    <w:abstractNumId w:val="21"/>
  </w:num>
  <w:num w:numId="38" w16cid:durableId="26297219">
    <w:abstractNumId w:val="16"/>
  </w:num>
  <w:num w:numId="39" w16cid:durableId="631059541">
    <w:abstractNumId w:val="8"/>
  </w:num>
  <w:num w:numId="40" w16cid:durableId="462891185">
    <w:abstractNumId w:val="1"/>
  </w:num>
  <w:num w:numId="41" w16cid:durableId="964313124">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77785744">
    <w:abstractNumId w:val="33"/>
  </w:num>
  <w:num w:numId="43" w16cid:durableId="2130276642">
    <w:abstractNumId w:val="3"/>
  </w:num>
  <w:num w:numId="44" w16cid:durableId="405997453">
    <w:abstractNumId w:val="3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1A98"/>
    <w:rsid w:val="00002951"/>
    <w:rsid w:val="00007E3F"/>
    <w:rsid w:val="00015E73"/>
    <w:rsid w:val="00015E9A"/>
    <w:rsid w:val="0001799E"/>
    <w:rsid w:val="00017C56"/>
    <w:rsid w:val="00021C67"/>
    <w:rsid w:val="00023D75"/>
    <w:rsid w:val="00024A01"/>
    <w:rsid w:val="00027AA1"/>
    <w:rsid w:val="0003250B"/>
    <w:rsid w:val="0003253A"/>
    <w:rsid w:val="00033D56"/>
    <w:rsid w:val="00034A7F"/>
    <w:rsid w:val="00035315"/>
    <w:rsid w:val="00040C78"/>
    <w:rsid w:val="00041819"/>
    <w:rsid w:val="00043A88"/>
    <w:rsid w:val="00043DF6"/>
    <w:rsid w:val="000518DD"/>
    <w:rsid w:val="00052666"/>
    <w:rsid w:val="00052968"/>
    <w:rsid w:val="0005333F"/>
    <w:rsid w:val="00053DC9"/>
    <w:rsid w:val="00057E9A"/>
    <w:rsid w:val="00060D60"/>
    <w:rsid w:val="00061511"/>
    <w:rsid w:val="00061B24"/>
    <w:rsid w:val="00065CD5"/>
    <w:rsid w:val="00067C21"/>
    <w:rsid w:val="00070737"/>
    <w:rsid w:val="000714C3"/>
    <w:rsid w:val="00071D5E"/>
    <w:rsid w:val="00076966"/>
    <w:rsid w:val="00083EC4"/>
    <w:rsid w:val="000844AB"/>
    <w:rsid w:val="00084BD2"/>
    <w:rsid w:val="00090D81"/>
    <w:rsid w:val="00090E84"/>
    <w:rsid w:val="0009131B"/>
    <w:rsid w:val="00091F92"/>
    <w:rsid w:val="00092C74"/>
    <w:rsid w:val="00094BAA"/>
    <w:rsid w:val="000A1FA2"/>
    <w:rsid w:val="000A3B16"/>
    <w:rsid w:val="000A40E6"/>
    <w:rsid w:val="000B2C18"/>
    <w:rsid w:val="000B330B"/>
    <w:rsid w:val="000B7135"/>
    <w:rsid w:val="000C01F4"/>
    <w:rsid w:val="000C09C8"/>
    <w:rsid w:val="000C0E3B"/>
    <w:rsid w:val="000C221B"/>
    <w:rsid w:val="000C426E"/>
    <w:rsid w:val="000D3A5A"/>
    <w:rsid w:val="000D4A20"/>
    <w:rsid w:val="000D5EF0"/>
    <w:rsid w:val="000D62AA"/>
    <w:rsid w:val="000D6320"/>
    <w:rsid w:val="000E2AEA"/>
    <w:rsid w:val="000E4447"/>
    <w:rsid w:val="000F2075"/>
    <w:rsid w:val="000F25D7"/>
    <w:rsid w:val="000F33CB"/>
    <w:rsid w:val="000F5003"/>
    <w:rsid w:val="0010090B"/>
    <w:rsid w:val="00104663"/>
    <w:rsid w:val="00104CB0"/>
    <w:rsid w:val="00105925"/>
    <w:rsid w:val="00107070"/>
    <w:rsid w:val="001072E6"/>
    <w:rsid w:val="001120C4"/>
    <w:rsid w:val="0011425D"/>
    <w:rsid w:val="001146BF"/>
    <w:rsid w:val="0011479C"/>
    <w:rsid w:val="00114A56"/>
    <w:rsid w:val="00117D9A"/>
    <w:rsid w:val="00121CF0"/>
    <w:rsid w:val="00121E38"/>
    <w:rsid w:val="0013097B"/>
    <w:rsid w:val="001316F6"/>
    <w:rsid w:val="00134A06"/>
    <w:rsid w:val="0014000F"/>
    <w:rsid w:val="0014141F"/>
    <w:rsid w:val="00141D98"/>
    <w:rsid w:val="00144E81"/>
    <w:rsid w:val="00151703"/>
    <w:rsid w:val="001543F6"/>
    <w:rsid w:val="0016308D"/>
    <w:rsid w:val="00164873"/>
    <w:rsid w:val="00165F70"/>
    <w:rsid w:val="001661D9"/>
    <w:rsid w:val="00166BEA"/>
    <w:rsid w:val="00170818"/>
    <w:rsid w:val="0017288F"/>
    <w:rsid w:val="00174020"/>
    <w:rsid w:val="00174D84"/>
    <w:rsid w:val="00175B3B"/>
    <w:rsid w:val="00176753"/>
    <w:rsid w:val="001777E5"/>
    <w:rsid w:val="00180EAD"/>
    <w:rsid w:val="00182839"/>
    <w:rsid w:val="00185AFE"/>
    <w:rsid w:val="00186F4C"/>
    <w:rsid w:val="0019262C"/>
    <w:rsid w:val="001955E9"/>
    <w:rsid w:val="001968F4"/>
    <w:rsid w:val="0019723F"/>
    <w:rsid w:val="001A4A79"/>
    <w:rsid w:val="001A773F"/>
    <w:rsid w:val="001A7827"/>
    <w:rsid w:val="001B1B9C"/>
    <w:rsid w:val="001B2F14"/>
    <w:rsid w:val="001B44A3"/>
    <w:rsid w:val="001B4688"/>
    <w:rsid w:val="001C2E5E"/>
    <w:rsid w:val="001C3B16"/>
    <w:rsid w:val="001C495F"/>
    <w:rsid w:val="001C597C"/>
    <w:rsid w:val="001C5995"/>
    <w:rsid w:val="001C628F"/>
    <w:rsid w:val="001D0247"/>
    <w:rsid w:val="001D3924"/>
    <w:rsid w:val="001D3AED"/>
    <w:rsid w:val="001D4C0D"/>
    <w:rsid w:val="001D5027"/>
    <w:rsid w:val="001D5163"/>
    <w:rsid w:val="001D5407"/>
    <w:rsid w:val="001D6F48"/>
    <w:rsid w:val="001E1D5C"/>
    <w:rsid w:val="001E3E87"/>
    <w:rsid w:val="001E4083"/>
    <w:rsid w:val="001E4698"/>
    <w:rsid w:val="001E69B5"/>
    <w:rsid w:val="001E6A66"/>
    <w:rsid w:val="001E6CFA"/>
    <w:rsid w:val="001F0601"/>
    <w:rsid w:val="001F4FA0"/>
    <w:rsid w:val="001F73C8"/>
    <w:rsid w:val="00200B38"/>
    <w:rsid w:val="00201A76"/>
    <w:rsid w:val="002025F9"/>
    <w:rsid w:val="00202768"/>
    <w:rsid w:val="00205C43"/>
    <w:rsid w:val="00207411"/>
    <w:rsid w:val="00210142"/>
    <w:rsid w:val="00210E41"/>
    <w:rsid w:val="00211824"/>
    <w:rsid w:val="002141C8"/>
    <w:rsid w:val="00215F8D"/>
    <w:rsid w:val="002170E6"/>
    <w:rsid w:val="00220965"/>
    <w:rsid w:val="00223B9B"/>
    <w:rsid w:val="00227DAA"/>
    <w:rsid w:val="00231E14"/>
    <w:rsid w:val="0023724F"/>
    <w:rsid w:val="00241628"/>
    <w:rsid w:val="00242C14"/>
    <w:rsid w:val="00244AA2"/>
    <w:rsid w:val="002467D5"/>
    <w:rsid w:val="00252416"/>
    <w:rsid w:val="00253CFC"/>
    <w:rsid w:val="002560D8"/>
    <w:rsid w:val="00262757"/>
    <w:rsid w:val="002633DB"/>
    <w:rsid w:val="0026796B"/>
    <w:rsid w:val="00270AA3"/>
    <w:rsid w:val="00275282"/>
    <w:rsid w:val="0028303E"/>
    <w:rsid w:val="00284674"/>
    <w:rsid w:val="0028525A"/>
    <w:rsid w:val="00285B40"/>
    <w:rsid w:val="00285DD4"/>
    <w:rsid w:val="00293D7A"/>
    <w:rsid w:val="00295093"/>
    <w:rsid w:val="00295D0D"/>
    <w:rsid w:val="002967D4"/>
    <w:rsid w:val="002969CB"/>
    <w:rsid w:val="002A000F"/>
    <w:rsid w:val="002A048A"/>
    <w:rsid w:val="002A14BA"/>
    <w:rsid w:val="002A24AD"/>
    <w:rsid w:val="002A3234"/>
    <w:rsid w:val="002A32F0"/>
    <w:rsid w:val="002A4118"/>
    <w:rsid w:val="002A486E"/>
    <w:rsid w:val="002A529C"/>
    <w:rsid w:val="002B0C37"/>
    <w:rsid w:val="002B17AE"/>
    <w:rsid w:val="002B197E"/>
    <w:rsid w:val="002B379B"/>
    <w:rsid w:val="002B5917"/>
    <w:rsid w:val="002B5DFD"/>
    <w:rsid w:val="002B62BC"/>
    <w:rsid w:val="002B7F19"/>
    <w:rsid w:val="002C2CCF"/>
    <w:rsid w:val="002C419A"/>
    <w:rsid w:val="002C672E"/>
    <w:rsid w:val="002C707C"/>
    <w:rsid w:val="002D11FD"/>
    <w:rsid w:val="002D26B0"/>
    <w:rsid w:val="002D3E91"/>
    <w:rsid w:val="002D4A44"/>
    <w:rsid w:val="002D54D7"/>
    <w:rsid w:val="002D7313"/>
    <w:rsid w:val="002D7F30"/>
    <w:rsid w:val="002E02B1"/>
    <w:rsid w:val="002E396B"/>
    <w:rsid w:val="002E3D2C"/>
    <w:rsid w:val="002F1879"/>
    <w:rsid w:val="002F1D45"/>
    <w:rsid w:val="002F3420"/>
    <w:rsid w:val="002F42B2"/>
    <w:rsid w:val="002F63A1"/>
    <w:rsid w:val="003035EE"/>
    <w:rsid w:val="003036BA"/>
    <w:rsid w:val="00304392"/>
    <w:rsid w:val="00306E57"/>
    <w:rsid w:val="0030758F"/>
    <w:rsid w:val="003078BF"/>
    <w:rsid w:val="00313105"/>
    <w:rsid w:val="003141B6"/>
    <w:rsid w:val="003146F4"/>
    <w:rsid w:val="00321775"/>
    <w:rsid w:val="00321EB5"/>
    <w:rsid w:val="00322DAA"/>
    <w:rsid w:val="00323552"/>
    <w:rsid w:val="00323E56"/>
    <w:rsid w:val="00327067"/>
    <w:rsid w:val="00327078"/>
    <w:rsid w:val="00330A48"/>
    <w:rsid w:val="00332A2D"/>
    <w:rsid w:val="0033583E"/>
    <w:rsid w:val="00336145"/>
    <w:rsid w:val="0034128C"/>
    <w:rsid w:val="003412F9"/>
    <w:rsid w:val="003415A6"/>
    <w:rsid w:val="00344CE5"/>
    <w:rsid w:val="003464E6"/>
    <w:rsid w:val="003469D0"/>
    <w:rsid w:val="003504E9"/>
    <w:rsid w:val="003519F1"/>
    <w:rsid w:val="00351EDC"/>
    <w:rsid w:val="003520A4"/>
    <w:rsid w:val="00353818"/>
    <w:rsid w:val="003541F4"/>
    <w:rsid w:val="00355460"/>
    <w:rsid w:val="0035702D"/>
    <w:rsid w:val="00360535"/>
    <w:rsid w:val="003628EB"/>
    <w:rsid w:val="0036342D"/>
    <w:rsid w:val="00363602"/>
    <w:rsid w:val="003639EB"/>
    <w:rsid w:val="00364197"/>
    <w:rsid w:val="00367D14"/>
    <w:rsid w:val="003732E7"/>
    <w:rsid w:val="00373A9F"/>
    <w:rsid w:val="003756EB"/>
    <w:rsid w:val="003763CB"/>
    <w:rsid w:val="00380D62"/>
    <w:rsid w:val="00381001"/>
    <w:rsid w:val="00381358"/>
    <w:rsid w:val="0038145D"/>
    <w:rsid w:val="00382E5B"/>
    <w:rsid w:val="00383853"/>
    <w:rsid w:val="00384980"/>
    <w:rsid w:val="003874CB"/>
    <w:rsid w:val="00390B86"/>
    <w:rsid w:val="00391E44"/>
    <w:rsid w:val="00393CE8"/>
    <w:rsid w:val="003940D4"/>
    <w:rsid w:val="003A0AEE"/>
    <w:rsid w:val="003A2716"/>
    <w:rsid w:val="003A5252"/>
    <w:rsid w:val="003A7420"/>
    <w:rsid w:val="003A75E8"/>
    <w:rsid w:val="003B2723"/>
    <w:rsid w:val="003B3AC6"/>
    <w:rsid w:val="003B3FFE"/>
    <w:rsid w:val="003C138F"/>
    <w:rsid w:val="003C1744"/>
    <w:rsid w:val="003C615D"/>
    <w:rsid w:val="003D112E"/>
    <w:rsid w:val="003D12A0"/>
    <w:rsid w:val="003D1A98"/>
    <w:rsid w:val="003D37D6"/>
    <w:rsid w:val="003D3FE2"/>
    <w:rsid w:val="003D4E93"/>
    <w:rsid w:val="003D640F"/>
    <w:rsid w:val="003D7316"/>
    <w:rsid w:val="003D7D09"/>
    <w:rsid w:val="003E17F3"/>
    <w:rsid w:val="003F7D7E"/>
    <w:rsid w:val="0040001D"/>
    <w:rsid w:val="00402953"/>
    <w:rsid w:val="00410A00"/>
    <w:rsid w:val="0041108E"/>
    <w:rsid w:val="0041189C"/>
    <w:rsid w:val="004127AE"/>
    <w:rsid w:val="0041399D"/>
    <w:rsid w:val="00416591"/>
    <w:rsid w:val="00416D80"/>
    <w:rsid w:val="00417315"/>
    <w:rsid w:val="00420CA6"/>
    <w:rsid w:val="00422716"/>
    <w:rsid w:val="004360DF"/>
    <w:rsid w:val="00440B9E"/>
    <w:rsid w:val="004423FC"/>
    <w:rsid w:val="0044242A"/>
    <w:rsid w:val="00442439"/>
    <w:rsid w:val="00442B34"/>
    <w:rsid w:val="00442F4A"/>
    <w:rsid w:val="00443AB2"/>
    <w:rsid w:val="00444E10"/>
    <w:rsid w:val="004462AC"/>
    <w:rsid w:val="0044635D"/>
    <w:rsid w:val="00446720"/>
    <w:rsid w:val="004511F5"/>
    <w:rsid w:val="0045400F"/>
    <w:rsid w:val="004570C8"/>
    <w:rsid w:val="00457310"/>
    <w:rsid w:val="00457471"/>
    <w:rsid w:val="0045757E"/>
    <w:rsid w:val="00460D49"/>
    <w:rsid w:val="00463F6D"/>
    <w:rsid w:val="004642B5"/>
    <w:rsid w:val="00465749"/>
    <w:rsid w:val="00465AB7"/>
    <w:rsid w:val="00465CAE"/>
    <w:rsid w:val="004701DE"/>
    <w:rsid w:val="004702C9"/>
    <w:rsid w:val="00472E27"/>
    <w:rsid w:val="004772EC"/>
    <w:rsid w:val="00477BF4"/>
    <w:rsid w:val="004811E6"/>
    <w:rsid w:val="00482836"/>
    <w:rsid w:val="00482EE5"/>
    <w:rsid w:val="00483326"/>
    <w:rsid w:val="00486D54"/>
    <w:rsid w:val="00486E60"/>
    <w:rsid w:val="00490CAE"/>
    <w:rsid w:val="00490ECD"/>
    <w:rsid w:val="00491213"/>
    <w:rsid w:val="0049327F"/>
    <w:rsid w:val="00493B58"/>
    <w:rsid w:val="0049433A"/>
    <w:rsid w:val="004949B8"/>
    <w:rsid w:val="004A0234"/>
    <w:rsid w:val="004A11FE"/>
    <w:rsid w:val="004A465D"/>
    <w:rsid w:val="004A6349"/>
    <w:rsid w:val="004A7ADD"/>
    <w:rsid w:val="004B30CA"/>
    <w:rsid w:val="004B7C73"/>
    <w:rsid w:val="004C1DD3"/>
    <w:rsid w:val="004C23B8"/>
    <w:rsid w:val="004C41FA"/>
    <w:rsid w:val="004C6BFB"/>
    <w:rsid w:val="004D0892"/>
    <w:rsid w:val="004D0B9B"/>
    <w:rsid w:val="004D0E4A"/>
    <w:rsid w:val="004D67B3"/>
    <w:rsid w:val="004E5F99"/>
    <w:rsid w:val="004E6CD1"/>
    <w:rsid w:val="004F105E"/>
    <w:rsid w:val="004F2C2F"/>
    <w:rsid w:val="004F3192"/>
    <w:rsid w:val="004F6E39"/>
    <w:rsid w:val="004F7211"/>
    <w:rsid w:val="00500B1C"/>
    <w:rsid w:val="00500D8B"/>
    <w:rsid w:val="00502AFF"/>
    <w:rsid w:val="00504A78"/>
    <w:rsid w:val="00505244"/>
    <w:rsid w:val="00505C65"/>
    <w:rsid w:val="00506758"/>
    <w:rsid w:val="00510D59"/>
    <w:rsid w:val="005151B5"/>
    <w:rsid w:val="00517856"/>
    <w:rsid w:val="005206B2"/>
    <w:rsid w:val="00520DF1"/>
    <w:rsid w:val="00521F14"/>
    <w:rsid w:val="00523407"/>
    <w:rsid w:val="00523A05"/>
    <w:rsid w:val="00525891"/>
    <w:rsid w:val="0052668A"/>
    <w:rsid w:val="00527F31"/>
    <w:rsid w:val="0053363E"/>
    <w:rsid w:val="005336C5"/>
    <w:rsid w:val="005376CB"/>
    <w:rsid w:val="005405F2"/>
    <w:rsid w:val="00540BCE"/>
    <w:rsid w:val="005411C5"/>
    <w:rsid w:val="00541F28"/>
    <w:rsid w:val="0054241F"/>
    <w:rsid w:val="0054746D"/>
    <w:rsid w:val="00551F45"/>
    <w:rsid w:val="00555F01"/>
    <w:rsid w:val="0055767F"/>
    <w:rsid w:val="005579D4"/>
    <w:rsid w:val="00564E0C"/>
    <w:rsid w:val="00565A4C"/>
    <w:rsid w:val="00565AF3"/>
    <w:rsid w:val="00566CE5"/>
    <w:rsid w:val="00570D65"/>
    <w:rsid w:val="005722AA"/>
    <w:rsid w:val="005762F3"/>
    <w:rsid w:val="00577FB4"/>
    <w:rsid w:val="00581E03"/>
    <w:rsid w:val="00583985"/>
    <w:rsid w:val="005842B4"/>
    <w:rsid w:val="00587CF1"/>
    <w:rsid w:val="005902A9"/>
    <w:rsid w:val="0059062E"/>
    <w:rsid w:val="00590A10"/>
    <w:rsid w:val="0059297F"/>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261D"/>
    <w:rsid w:val="005C3781"/>
    <w:rsid w:val="005C3955"/>
    <w:rsid w:val="005C5095"/>
    <w:rsid w:val="005C6411"/>
    <w:rsid w:val="005C7DF8"/>
    <w:rsid w:val="005D0EDF"/>
    <w:rsid w:val="005D3ACC"/>
    <w:rsid w:val="005D6AD6"/>
    <w:rsid w:val="005D6B46"/>
    <w:rsid w:val="005D6C52"/>
    <w:rsid w:val="005D76E8"/>
    <w:rsid w:val="005E0BAE"/>
    <w:rsid w:val="005E0E65"/>
    <w:rsid w:val="005E1970"/>
    <w:rsid w:val="005E36FF"/>
    <w:rsid w:val="005E56AF"/>
    <w:rsid w:val="005E5941"/>
    <w:rsid w:val="005E7DDA"/>
    <w:rsid w:val="005F14FC"/>
    <w:rsid w:val="005F2A4C"/>
    <w:rsid w:val="005F36BF"/>
    <w:rsid w:val="005F7D12"/>
    <w:rsid w:val="00600238"/>
    <w:rsid w:val="00601262"/>
    <w:rsid w:val="00604D84"/>
    <w:rsid w:val="00605783"/>
    <w:rsid w:val="00607722"/>
    <w:rsid w:val="006129FD"/>
    <w:rsid w:val="00612FA5"/>
    <w:rsid w:val="00616EC7"/>
    <w:rsid w:val="00620CD7"/>
    <w:rsid w:val="0062116B"/>
    <w:rsid w:val="00622CC0"/>
    <w:rsid w:val="0062439C"/>
    <w:rsid w:val="0062501A"/>
    <w:rsid w:val="006259D1"/>
    <w:rsid w:val="0063180F"/>
    <w:rsid w:val="00631923"/>
    <w:rsid w:val="00632C12"/>
    <w:rsid w:val="0063306E"/>
    <w:rsid w:val="006408C9"/>
    <w:rsid w:val="00643136"/>
    <w:rsid w:val="0064321C"/>
    <w:rsid w:val="006452AD"/>
    <w:rsid w:val="00647B74"/>
    <w:rsid w:val="00650847"/>
    <w:rsid w:val="00650AC5"/>
    <w:rsid w:val="00652438"/>
    <w:rsid w:val="00653552"/>
    <w:rsid w:val="00654C7D"/>
    <w:rsid w:val="0065507F"/>
    <w:rsid w:val="0065710F"/>
    <w:rsid w:val="00660B10"/>
    <w:rsid w:val="006621CC"/>
    <w:rsid w:val="00663B0C"/>
    <w:rsid w:val="00670377"/>
    <w:rsid w:val="006772E7"/>
    <w:rsid w:val="006777B9"/>
    <w:rsid w:val="00680E60"/>
    <w:rsid w:val="00681461"/>
    <w:rsid w:val="006817D9"/>
    <w:rsid w:val="006821E9"/>
    <w:rsid w:val="006831DC"/>
    <w:rsid w:val="00683227"/>
    <w:rsid w:val="00687034"/>
    <w:rsid w:val="006873AA"/>
    <w:rsid w:val="006874AA"/>
    <w:rsid w:val="0068764E"/>
    <w:rsid w:val="00691779"/>
    <w:rsid w:val="006920B0"/>
    <w:rsid w:val="00692183"/>
    <w:rsid w:val="00692480"/>
    <w:rsid w:val="006932A5"/>
    <w:rsid w:val="006934C7"/>
    <w:rsid w:val="00695A46"/>
    <w:rsid w:val="00695DB3"/>
    <w:rsid w:val="00697787"/>
    <w:rsid w:val="006A0B53"/>
    <w:rsid w:val="006A0DAB"/>
    <w:rsid w:val="006A190F"/>
    <w:rsid w:val="006A2937"/>
    <w:rsid w:val="006A3523"/>
    <w:rsid w:val="006B0525"/>
    <w:rsid w:val="006B24AE"/>
    <w:rsid w:val="006B6C9F"/>
    <w:rsid w:val="006C2A2F"/>
    <w:rsid w:val="006C550F"/>
    <w:rsid w:val="006C599B"/>
    <w:rsid w:val="006C69B6"/>
    <w:rsid w:val="006D02FC"/>
    <w:rsid w:val="006D096B"/>
    <w:rsid w:val="006D2F5B"/>
    <w:rsid w:val="006D31AB"/>
    <w:rsid w:val="006D446E"/>
    <w:rsid w:val="006D4A1A"/>
    <w:rsid w:val="006D4AF2"/>
    <w:rsid w:val="006D5343"/>
    <w:rsid w:val="006D6A18"/>
    <w:rsid w:val="006D6BB5"/>
    <w:rsid w:val="006D7A38"/>
    <w:rsid w:val="006D7BFC"/>
    <w:rsid w:val="006E0551"/>
    <w:rsid w:val="006E1CE5"/>
    <w:rsid w:val="006E3B17"/>
    <w:rsid w:val="006F0049"/>
    <w:rsid w:val="006F6C87"/>
    <w:rsid w:val="006F6F42"/>
    <w:rsid w:val="0070502C"/>
    <w:rsid w:val="007074FD"/>
    <w:rsid w:val="0070798C"/>
    <w:rsid w:val="00715990"/>
    <w:rsid w:val="0071635C"/>
    <w:rsid w:val="00720592"/>
    <w:rsid w:val="00721E50"/>
    <w:rsid w:val="00722E0A"/>
    <w:rsid w:val="00722FB0"/>
    <w:rsid w:val="00723860"/>
    <w:rsid w:val="007250AC"/>
    <w:rsid w:val="007253CC"/>
    <w:rsid w:val="007268F5"/>
    <w:rsid w:val="00730896"/>
    <w:rsid w:val="00731485"/>
    <w:rsid w:val="00731707"/>
    <w:rsid w:val="00731792"/>
    <w:rsid w:val="00732067"/>
    <w:rsid w:val="0074265D"/>
    <w:rsid w:val="00742C4F"/>
    <w:rsid w:val="0074666A"/>
    <w:rsid w:val="00747228"/>
    <w:rsid w:val="007472D6"/>
    <w:rsid w:val="00753AD5"/>
    <w:rsid w:val="00754771"/>
    <w:rsid w:val="007573E5"/>
    <w:rsid w:val="00762309"/>
    <w:rsid w:val="00765478"/>
    <w:rsid w:val="00765EFC"/>
    <w:rsid w:val="00766175"/>
    <w:rsid w:val="00767D54"/>
    <w:rsid w:val="00777554"/>
    <w:rsid w:val="00777FC6"/>
    <w:rsid w:val="0078331C"/>
    <w:rsid w:val="00785008"/>
    <w:rsid w:val="00786FBC"/>
    <w:rsid w:val="007908A3"/>
    <w:rsid w:val="00791AA8"/>
    <w:rsid w:val="00791FC4"/>
    <w:rsid w:val="007922D4"/>
    <w:rsid w:val="00795E68"/>
    <w:rsid w:val="00796645"/>
    <w:rsid w:val="00797CC2"/>
    <w:rsid w:val="00797D6C"/>
    <w:rsid w:val="007A1AE0"/>
    <w:rsid w:val="007A3BCE"/>
    <w:rsid w:val="007A706D"/>
    <w:rsid w:val="007A73F6"/>
    <w:rsid w:val="007B00B3"/>
    <w:rsid w:val="007B0961"/>
    <w:rsid w:val="007B1121"/>
    <w:rsid w:val="007B2C20"/>
    <w:rsid w:val="007B418C"/>
    <w:rsid w:val="007B42EE"/>
    <w:rsid w:val="007B47BC"/>
    <w:rsid w:val="007C4B89"/>
    <w:rsid w:val="007C6BED"/>
    <w:rsid w:val="007D55B1"/>
    <w:rsid w:val="007D57A8"/>
    <w:rsid w:val="007D73E9"/>
    <w:rsid w:val="007E0556"/>
    <w:rsid w:val="007E1456"/>
    <w:rsid w:val="007E17FA"/>
    <w:rsid w:val="007E44F5"/>
    <w:rsid w:val="007E4ED6"/>
    <w:rsid w:val="007E56C6"/>
    <w:rsid w:val="007E7A10"/>
    <w:rsid w:val="007F0C04"/>
    <w:rsid w:val="007F2F1F"/>
    <w:rsid w:val="007F46D2"/>
    <w:rsid w:val="007F4EC6"/>
    <w:rsid w:val="007F7FD1"/>
    <w:rsid w:val="00800B09"/>
    <w:rsid w:val="0080221D"/>
    <w:rsid w:val="00802FF6"/>
    <w:rsid w:val="00803F2B"/>
    <w:rsid w:val="008041BD"/>
    <w:rsid w:val="008053A6"/>
    <w:rsid w:val="00805B41"/>
    <w:rsid w:val="008105D3"/>
    <w:rsid w:val="00814D2E"/>
    <w:rsid w:val="008158A3"/>
    <w:rsid w:val="008166F7"/>
    <w:rsid w:val="008177DF"/>
    <w:rsid w:val="008208C7"/>
    <w:rsid w:val="00824177"/>
    <w:rsid w:val="00825012"/>
    <w:rsid w:val="00826CE6"/>
    <w:rsid w:val="00830FEF"/>
    <w:rsid w:val="008310FF"/>
    <w:rsid w:val="00831FB0"/>
    <w:rsid w:val="00833C2D"/>
    <w:rsid w:val="008379B1"/>
    <w:rsid w:val="0084556B"/>
    <w:rsid w:val="0084716E"/>
    <w:rsid w:val="00853B01"/>
    <w:rsid w:val="00853F30"/>
    <w:rsid w:val="008540B3"/>
    <w:rsid w:val="0085574D"/>
    <w:rsid w:val="00855E21"/>
    <w:rsid w:val="00856CFF"/>
    <w:rsid w:val="0086016B"/>
    <w:rsid w:val="00860963"/>
    <w:rsid w:val="008612B0"/>
    <w:rsid w:val="008637A0"/>
    <w:rsid w:val="00864000"/>
    <w:rsid w:val="00864EFE"/>
    <w:rsid w:val="00865D5B"/>
    <w:rsid w:val="0086631A"/>
    <w:rsid w:val="0086796B"/>
    <w:rsid w:val="008757F8"/>
    <w:rsid w:val="008773E5"/>
    <w:rsid w:val="00881AEC"/>
    <w:rsid w:val="00884341"/>
    <w:rsid w:val="00884362"/>
    <w:rsid w:val="00887535"/>
    <w:rsid w:val="00887BB0"/>
    <w:rsid w:val="0089022F"/>
    <w:rsid w:val="008A05F2"/>
    <w:rsid w:val="008A240F"/>
    <w:rsid w:val="008A496C"/>
    <w:rsid w:val="008B116A"/>
    <w:rsid w:val="008B2BCE"/>
    <w:rsid w:val="008B4492"/>
    <w:rsid w:val="008B46A7"/>
    <w:rsid w:val="008B5F7B"/>
    <w:rsid w:val="008B7348"/>
    <w:rsid w:val="008C075C"/>
    <w:rsid w:val="008C093B"/>
    <w:rsid w:val="008C4341"/>
    <w:rsid w:val="008C5AA7"/>
    <w:rsid w:val="008C5B92"/>
    <w:rsid w:val="008C6D05"/>
    <w:rsid w:val="008D1510"/>
    <w:rsid w:val="008D1764"/>
    <w:rsid w:val="008D384B"/>
    <w:rsid w:val="008D3922"/>
    <w:rsid w:val="008D4459"/>
    <w:rsid w:val="008D44E3"/>
    <w:rsid w:val="008D4E58"/>
    <w:rsid w:val="008D7A2F"/>
    <w:rsid w:val="008E2ED6"/>
    <w:rsid w:val="008E3C2B"/>
    <w:rsid w:val="008E4786"/>
    <w:rsid w:val="008E5D55"/>
    <w:rsid w:val="008F26AD"/>
    <w:rsid w:val="008F2E64"/>
    <w:rsid w:val="008F2FB3"/>
    <w:rsid w:val="008F4B39"/>
    <w:rsid w:val="008F78D5"/>
    <w:rsid w:val="00902F55"/>
    <w:rsid w:val="0090470C"/>
    <w:rsid w:val="00906198"/>
    <w:rsid w:val="00910718"/>
    <w:rsid w:val="009116B8"/>
    <w:rsid w:val="00911CA6"/>
    <w:rsid w:val="00916FEB"/>
    <w:rsid w:val="009170D7"/>
    <w:rsid w:val="0091745E"/>
    <w:rsid w:val="00917E67"/>
    <w:rsid w:val="009233F5"/>
    <w:rsid w:val="00924109"/>
    <w:rsid w:val="009261C4"/>
    <w:rsid w:val="00926D5C"/>
    <w:rsid w:val="00930956"/>
    <w:rsid w:val="009360D1"/>
    <w:rsid w:val="009364DE"/>
    <w:rsid w:val="00947BF1"/>
    <w:rsid w:val="0095097F"/>
    <w:rsid w:val="00950F2C"/>
    <w:rsid w:val="009512A7"/>
    <w:rsid w:val="009543EE"/>
    <w:rsid w:val="00967F32"/>
    <w:rsid w:val="009702DE"/>
    <w:rsid w:val="00971B64"/>
    <w:rsid w:val="00973331"/>
    <w:rsid w:val="00974712"/>
    <w:rsid w:val="00976266"/>
    <w:rsid w:val="00977BEF"/>
    <w:rsid w:val="0098218D"/>
    <w:rsid w:val="00990E54"/>
    <w:rsid w:val="00990F3D"/>
    <w:rsid w:val="00996B36"/>
    <w:rsid w:val="009A239C"/>
    <w:rsid w:val="009A2917"/>
    <w:rsid w:val="009A3837"/>
    <w:rsid w:val="009A3976"/>
    <w:rsid w:val="009A3AAF"/>
    <w:rsid w:val="009A3EAE"/>
    <w:rsid w:val="009A4956"/>
    <w:rsid w:val="009A6156"/>
    <w:rsid w:val="009A7747"/>
    <w:rsid w:val="009A7DCC"/>
    <w:rsid w:val="009A7E35"/>
    <w:rsid w:val="009B0652"/>
    <w:rsid w:val="009B23BA"/>
    <w:rsid w:val="009B271F"/>
    <w:rsid w:val="009B2AEC"/>
    <w:rsid w:val="009B2C68"/>
    <w:rsid w:val="009B6ADC"/>
    <w:rsid w:val="009C1BFF"/>
    <w:rsid w:val="009C4DE4"/>
    <w:rsid w:val="009C72ED"/>
    <w:rsid w:val="009C79C4"/>
    <w:rsid w:val="009D219C"/>
    <w:rsid w:val="009D22F8"/>
    <w:rsid w:val="009D2CDF"/>
    <w:rsid w:val="009D3510"/>
    <w:rsid w:val="009D5537"/>
    <w:rsid w:val="009D72AA"/>
    <w:rsid w:val="009E393C"/>
    <w:rsid w:val="009E6008"/>
    <w:rsid w:val="009E6385"/>
    <w:rsid w:val="009E6EE9"/>
    <w:rsid w:val="009F0268"/>
    <w:rsid w:val="009F1F2E"/>
    <w:rsid w:val="009F4313"/>
    <w:rsid w:val="009F494B"/>
    <w:rsid w:val="00A009EA"/>
    <w:rsid w:val="00A06892"/>
    <w:rsid w:val="00A07761"/>
    <w:rsid w:val="00A10A40"/>
    <w:rsid w:val="00A12D02"/>
    <w:rsid w:val="00A139C5"/>
    <w:rsid w:val="00A17980"/>
    <w:rsid w:val="00A21E33"/>
    <w:rsid w:val="00A21E81"/>
    <w:rsid w:val="00A25047"/>
    <w:rsid w:val="00A30934"/>
    <w:rsid w:val="00A33184"/>
    <w:rsid w:val="00A33C56"/>
    <w:rsid w:val="00A36342"/>
    <w:rsid w:val="00A4099B"/>
    <w:rsid w:val="00A42896"/>
    <w:rsid w:val="00A43179"/>
    <w:rsid w:val="00A45310"/>
    <w:rsid w:val="00A4560D"/>
    <w:rsid w:val="00A4771A"/>
    <w:rsid w:val="00A50D78"/>
    <w:rsid w:val="00A52005"/>
    <w:rsid w:val="00A53223"/>
    <w:rsid w:val="00A57BE7"/>
    <w:rsid w:val="00A611EE"/>
    <w:rsid w:val="00A6545C"/>
    <w:rsid w:val="00A6563F"/>
    <w:rsid w:val="00A66CCA"/>
    <w:rsid w:val="00A67F48"/>
    <w:rsid w:val="00A704D5"/>
    <w:rsid w:val="00A70752"/>
    <w:rsid w:val="00A7774E"/>
    <w:rsid w:val="00A8467A"/>
    <w:rsid w:val="00A86C97"/>
    <w:rsid w:val="00A86DE0"/>
    <w:rsid w:val="00A86E28"/>
    <w:rsid w:val="00A92AC5"/>
    <w:rsid w:val="00A93E28"/>
    <w:rsid w:val="00AA6824"/>
    <w:rsid w:val="00AA701D"/>
    <w:rsid w:val="00AB4207"/>
    <w:rsid w:val="00AC2B6A"/>
    <w:rsid w:val="00AD0FD6"/>
    <w:rsid w:val="00AD2943"/>
    <w:rsid w:val="00AD7994"/>
    <w:rsid w:val="00AE0A20"/>
    <w:rsid w:val="00AE31C7"/>
    <w:rsid w:val="00AE3911"/>
    <w:rsid w:val="00AE3DD9"/>
    <w:rsid w:val="00AE66AC"/>
    <w:rsid w:val="00AE709A"/>
    <w:rsid w:val="00AE784D"/>
    <w:rsid w:val="00AF7E75"/>
    <w:rsid w:val="00B005D4"/>
    <w:rsid w:val="00B00868"/>
    <w:rsid w:val="00B01558"/>
    <w:rsid w:val="00B02FB1"/>
    <w:rsid w:val="00B03FFB"/>
    <w:rsid w:val="00B0645A"/>
    <w:rsid w:val="00B06847"/>
    <w:rsid w:val="00B07042"/>
    <w:rsid w:val="00B071FD"/>
    <w:rsid w:val="00B07868"/>
    <w:rsid w:val="00B128FB"/>
    <w:rsid w:val="00B1340A"/>
    <w:rsid w:val="00B1552E"/>
    <w:rsid w:val="00B159DB"/>
    <w:rsid w:val="00B21B6E"/>
    <w:rsid w:val="00B220B5"/>
    <w:rsid w:val="00B22EA9"/>
    <w:rsid w:val="00B24F0E"/>
    <w:rsid w:val="00B262E4"/>
    <w:rsid w:val="00B313EF"/>
    <w:rsid w:val="00B40077"/>
    <w:rsid w:val="00B42160"/>
    <w:rsid w:val="00B43D5E"/>
    <w:rsid w:val="00B45A43"/>
    <w:rsid w:val="00B45D4C"/>
    <w:rsid w:val="00B52B97"/>
    <w:rsid w:val="00B54914"/>
    <w:rsid w:val="00B5501D"/>
    <w:rsid w:val="00B56309"/>
    <w:rsid w:val="00B61668"/>
    <w:rsid w:val="00B6613A"/>
    <w:rsid w:val="00B70AB8"/>
    <w:rsid w:val="00B7110A"/>
    <w:rsid w:val="00B71D96"/>
    <w:rsid w:val="00B73845"/>
    <w:rsid w:val="00B76174"/>
    <w:rsid w:val="00B76827"/>
    <w:rsid w:val="00B76BA6"/>
    <w:rsid w:val="00B76BE5"/>
    <w:rsid w:val="00B80094"/>
    <w:rsid w:val="00B81523"/>
    <w:rsid w:val="00B81683"/>
    <w:rsid w:val="00B85469"/>
    <w:rsid w:val="00B902AE"/>
    <w:rsid w:val="00B9337F"/>
    <w:rsid w:val="00B945EE"/>
    <w:rsid w:val="00B94BF5"/>
    <w:rsid w:val="00B958C0"/>
    <w:rsid w:val="00B979BB"/>
    <w:rsid w:val="00B97F8D"/>
    <w:rsid w:val="00BA020C"/>
    <w:rsid w:val="00BA0D9F"/>
    <w:rsid w:val="00BA31AE"/>
    <w:rsid w:val="00BA7B2F"/>
    <w:rsid w:val="00BB4689"/>
    <w:rsid w:val="00BB5D21"/>
    <w:rsid w:val="00BB6C89"/>
    <w:rsid w:val="00BB72FD"/>
    <w:rsid w:val="00BC1036"/>
    <w:rsid w:val="00BC2D8F"/>
    <w:rsid w:val="00BC4302"/>
    <w:rsid w:val="00BC57BB"/>
    <w:rsid w:val="00BD13D0"/>
    <w:rsid w:val="00BD2CE8"/>
    <w:rsid w:val="00BD2E2F"/>
    <w:rsid w:val="00BD6B49"/>
    <w:rsid w:val="00BD7DD2"/>
    <w:rsid w:val="00BE0B38"/>
    <w:rsid w:val="00BE1BCC"/>
    <w:rsid w:val="00BE4777"/>
    <w:rsid w:val="00BE58BA"/>
    <w:rsid w:val="00BF47AC"/>
    <w:rsid w:val="00BF557F"/>
    <w:rsid w:val="00BF71A1"/>
    <w:rsid w:val="00C017C5"/>
    <w:rsid w:val="00C01E2F"/>
    <w:rsid w:val="00C02BA6"/>
    <w:rsid w:val="00C03393"/>
    <w:rsid w:val="00C05C30"/>
    <w:rsid w:val="00C061C7"/>
    <w:rsid w:val="00C07C7D"/>
    <w:rsid w:val="00C13035"/>
    <w:rsid w:val="00C13F1C"/>
    <w:rsid w:val="00C1435D"/>
    <w:rsid w:val="00C162ED"/>
    <w:rsid w:val="00C202C1"/>
    <w:rsid w:val="00C2639C"/>
    <w:rsid w:val="00C263CC"/>
    <w:rsid w:val="00C276C8"/>
    <w:rsid w:val="00C2797C"/>
    <w:rsid w:val="00C34A5B"/>
    <w:rsid w:val="00C36E6D"/>
    <w:rsid w:val="00C3787E"/>
    <w:rsid w:val="00C42011"/>
    <w:rsid w:val="00C42BCF"/>
    <w:rsid w:val="00C4392E"/>
    <w:rsid w:val="00C45E9C"/>
    <w:rsid w:val="00C463DF"/>
    <w:rsid w:val="00C4774B"/>
    <w:rsid w:val="00C508E7"/>
    <w:rsid w:val="00C52B44"/>
    <w:rsid w:val="00C557BA"/>
    <w:rsid w:val="00C55C70"/>
    <w:rsid w:val="00C56EF3"/>
    <w:rsid w:val="00C57B14"/>
    <w:rsid w:val="00C65B54"/>
    <w:rsid w:val="00C71521"/>
    <w:rsid w:val="00C71553"/>
    <w:rsid w:val="00C74121"/>
    <w:rsid w:val="00C74475"/>
    <w:rsid w:val="00C74538"/>
    <w:rsid w:val="00C74BFC"/>
    <w:rsid w:val="00C74C7A"/>
    <w:rsid w:val="00C762CD"/>
    <w:rsid w:val="00C8361D"/>
    <w:rsid w:val="00C868DA"/>
    <w:rsid w:val="00C90CAE"/>
    <w:rsid w:val="00C90FC7"/>
    <w:rsid w:val="00C93054"/>
    <w:rsid w:val="00C94A5C"/>
    <w:rsid w:val="00C957D8"/>
    <w:rsid w:val="00C9580B"/>
    <w:rsid w:val="00C95A94"/>
    <w:rsid w:val="00CA0618"/>
    <w:rsid w:val="00CA21C4"/>
    <w:rsid w:val="00CA2547"/>
    <w:rsid w:val="00CA2EC3"/>
    <w:rsid w:val="00CA4724"/>
    <w:rsid w:val="00CB00BE"/>
    <w:rsid w:val="00CB13E7"/>
    <w:rsid w:val="00CB191E"/>
    <w:rsid w:val="00CB21D3"/>
    <w:rsid w:val="00CB2604"/>
    <w:rsid w:val="00CB2DB1"/>
    <w:rsid w:val="00CB3F7E"/>
    <w:rsid w:val="00CB47FC"/>
    <w:rsid w:val="00CB7E0F"/>
    <w:rsid w:val="00CC06D9"/>
    <w:rsid w:val="00CC32B5"/>
    <w:rsid w:val="00CC6C12"/>
    <w:rsid w:val="00CD0EA7"/>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273C4"/>
    <w:rsid w:val="00D30B3E"/>
    <w:rsid w:val="00D31782"/>
    <w:rsid w:val="00D321C7"/>
    <w:rsid w:val="00D332C1"/>
    <w:rsid w:val="00D34528"/>
    <w:rsid w:val="00D36F44"/>
    <w:rsid w:val="00D41CF4"/>
    <w:rsid w:val="00D44556"/>
    <w:rsid w:val="00D45F11"/>
    <w:rsid w:val="00D45F7B"/>
    <w:rsid w:val="00D46167"/>
    <w:rsid w:val="00D47DDE"/>
    <w:rsid w:val="00D504EF"/>
    <w:rsid w:val="00D50B96"/>
    <w:rsid w:val="00D518FB"/>
    <w:rsid w:val="00D54DB4"/>
    <w:rsid w:val="00D56750"/>
    <w:rsid w:val="00D56AAE"/>
    <w:rsid w:val="00D60144"/>
    <w:rsid w:val="00D623F3"/>
    <w:rsid w:val="00D62A61"/>
    <w:rsid w:val="00D666B2"/>
    <w:rsid w:val="00D721CB"/>
    <w:rsid w:val="00D72322"/>
    <w:rsid w:val="00D729EE"/>
    <w:rsid w:val="00D739D3"/>
    <w:rsid w:val="00D73BF5"/>
    <w:rsid w:val="00D73E04"/>
    <w:rsid w:val="00D7586C"/>
    <w:rsid w:val="00D77E8F"/>
    <w:rsid w:val="00D803FE"/>
    <w:rsid w:val="00D81728"/>
    <w:rsid w:val="00D828C6"/>
    <w:rsid w:val="00D91FF4"/>
    <w:rsid w:val="00D95FC4"/>
    <w:rsid w:val="00D965FD"/>
    <w:rsid w:val="00D96DFE"/>
    <w:rsid w:val="00D96EEF"/>
    <w:rsid w:val="00D97993"/>
    <w:rsid w:val="00DA2F9C"/>
    <w:rsid w:val="00DA593B"/>
    <w:rsid w:val="00DB0143"/>
    <w:rsid w:val="00DB45CB"/>
    <w:rsid w:val="00DB7966"/>
    <w:rsid w:val="00DC1FAF"/>
    <w:rsid w:val="00DC59D1"/>
    <w:rsid w:val="00DC7D0F"/>
    <w:rsid w:val="00DD2B2D"/>
    <w:rsid w:val="00DD6641"/>
    <w:rsid w:val="00DD76F6"/>
    <w:rsid w:val="00DE168E"/>
    <w:rsid w:val="00DF1422"/>
    <w:rsid w:val="00DF172F"/>
    <w:rsid w:val="00DF17BF"/>
    <w:rsid w:val="00DF2140"/>
    <w:rsid w:val="00DF36B4"/>
    <w:rsid w:val="00DF3AFA"/>
    <w:rsid w:val="00DF49FE"/>
    <w:rsid w:val="00DF56B6"/>
    <w:rsid w:val="00DF65DE"/>
    <w:rsid w:val="00E02294"/>
    <w:rsid w:val="00E02368"/>
    <w:rsid w:val="00E03D5B"/>
    <w:rsid w:val="00E05FFD"/>
    <w:rsid w:val="00E119C1"/>
    <w:rsid w:val="00E11B25"/>
    <w:rsid w:val="00E12A76"/>
    <w:rsid w:val="00E12DAF"/>
    <w:rsid w:val="00E15E99"/>
    <w:rsid w:val="00E1687C"/>
    <w:rsid w:val="00E17BCE"/>
    <w:rsid w:val="00E213C4"/>
    <w:rsid w:val="00E25C96"/>
    <w:rsid w:val="00E26C9C"/>
    <w:rsid w:val="00E3158C"/>
    <w:rsid w:val="00E32038"/>
    <w:rsid w:val="00E33CF9"/>
    <w:rsid w:val="00E35052"/>
    <w:rsid w:val="00E35309"/>
    <w:rsid w:val="00E356FE"/>
    <w:rsid w:val="00E41196"/>
    <w:rsid w:val="00E424D2"/>
    <w:rsid w:val="00E43455"/>
    <w:rsid w:val="00E43819"/>
    <w:rsid w:val="00E43EF1"/>
    <w:rsid w:val="00E4554E"/>
    <w:rsid w:val="00E45C23"/>
    <w:rsid w:val="00E51795"/>
    <w:rsid w:val="00E5277A"/>
    <w:rsid w:val="00E53B52"/>
    <w:rsid w:val="00E632AC"/>
    <w:rsid w:val="00E6491A"/>
    <w:rsid w:val="00E66762"/>
    <w:rsid w:val="00E721A9"/>
    <w:rsid w:val="00E74E1D"/>
    <w:rsid w:val="00E75D00"/>
    <w:rsid w:val="00E75F3B"/>
    <w:rsid w:val="00E76648"/>
    <w:rsid w:val="00E76F9D"/>
    <w:rsid w:val="00E77E5A"/>
    <w:rsid w:val="00E83193"/>
    <w:rsid w:val="00E86C0D"/>
    <w:rsid w:val="00E87D96"/>
    <w:rsid w:val="00E90168"/>
    <w:rsid w:val="00E90A8F"/>
    <w:rsid w:val="00E90B4B"/>
    <w:rsid w:val="00E91452"/>
    <w:rsid w:val="00E93F89"/>
    <w:rsid w:val="00EA2030"/>
    <w:rsid w:val="00EA5D2D"/>
    <w:rsid w:val="00EB061A"/>
    <w:rsid w:val="00EB0BA5"/>
    <w:rsid w:val="00EB1048"/>
    <w:rsid w:val="00EB151B"/>
    <w:rsid w:val="00EB213D"/>
    <w:rsid w:val="00EB255B"/>
    <w:rsid w:val="00EB3128"/>
    <w:rsid w:val="00EB7F44"/>
    <w:rsid w:val="00EC189B"/>
    <w:rsid w:val="00EC2CC3"/>
    <w:rsid w:val="00EC3F6B"/>
    <w:rsid w:val="00EC5C8C"/>
    <w:rsid w:val="00EC6CED"/>
    <w:rsid w:val="00EC7BD8"/>
    <w:rsid w:val="00EC7F67"/>
    <w:rsid w:val="00ED04DC"/>
    <w:rsid w:val="00ED0A07"/>
    <w:rsid w:val="00ED0B50"/>
    <w:rsid w:val="00ED1033"/>
    <w:rsid w:val="00ED3479"/>
    <w:rsid w:val="00ED3993"/>
    <w:rsid w:val="00ED4B30"/>
    <w:rsid w:val="00ED4E28"/>
    <w:rsid w:val="00ED5206"/>
    <w:rsid w:val="00ED72C1"/>
    <w:rsid w:val="00ED788C"/>
    <w:rsid w:val="00EE0CF8"/>
    <w:rsid w:val="00EE1CF4"/>
    <w:rsid w:val="00EE21B1"/>
    <w:rsid w:val="00EE27E0"/>
    <w:rsid w:val="00EE40FD"/>
    <w:rsid w:val="00EE46FF"/>
    <w:rsid w:val="00EE4709"/>
    <w:rsid w:val="00EE6643"/>
    <w:rsid w:val="00EE71F1"/>
    <w:rsid w:val="00EF051A"/>
    <w:rsid w:val="00EF1336"/>
    <w:rsid w:val="00EF1E4E"/>
    <w:rsid w:val="00EF5356"/>
    <w:rsid w:val="00EF5447"/>
    <w:rsid w:val="00EF77D8"/>
    <w:rsid w:val="00F02176"/>
    <w:rsid w:val="00F02D75"/>
    <w:rsid w:val="00F04BEB"/>
    <w:rsid w:val="00F06E6E"/>
    <w:rsid w:val="00F11CFC"/>
    <w:rsid w:val="00F21756"/>
    <w:rsid w:val="00F218C8"/>
    <w:rsid w:val="00F22CEC"/>
    <w:rsid w:val="00F2489D"/>
    <w:rsid w:val="00F2502E"/>
    <w:rsid w:val="00F2743A"/>
    <w:rsid w:val="00F309E2"/>
    <w:rsid w:val="00F30EB0"/>
    <w:rsid w:val="00F35BA4"/>
    <w:rsid w:val="00F374DD"/>
    <w:rsid w:val="00F419EF"/>
    <w:rsid w:val="00F448F1"/>
    <w:rsid w:val="00F451D8"/>
    <w:rsid w:val="00F45366"/>
    <w:rsid w:val="00F479DE"/>
    <w:rsid w:val="00F47BCC"/>
    <w:rsid w:val="00F50781"/>
    <w:rsid w:val="00F5116C"/>
    <w:rsid w:val="00F51EC5"/>
    <w:rsid w:val="00F53B86"/>
    <w:rsid w:val="00F54E71"/>
    <w:rsid w:val="00F556DC"/>
    <w:rsid w:val="00F56B6C"/>
    <w:rsid w:val="00F572C7"/>
    <w:rsid w:val="00F62237"/>
    <w:rsid w:val="00F62DC5"/>
    <w:rsid w:val="00F639C8"/>
    <w:rsid w:val="00F6471C"/>
    <w:rsid w:val="00F65DD1"/>
    <w:rsid w:val="00F700E1"/>
    <w:rsid w:val="00F70DB5"/>
    <w:rsid w:val="00F710F9"/>
    <w:rsid w:val="00F74621"/>
    <w:rsid w:val="00F81127"/>
    <w:rsid w:val="00F817DE"/>
    <w:rsid w:val="00F90B52"/>
    <w:rsid w:val="00F91E50"/>
    <w:rsid w:val="00F91F7C"/>
    <w:rsid w:val="00F9337E"/>
    <w:rsid w:val="00F93958"/>
    <w:rsid w:val="00F94A95"/>
    <w:rsid w:val="00F97224"/>
    <w:rsid w:val="00FA1152"/>
    <w:rsid w:val="00FA186C"/>
    <w:rsid w:val="00FA1CDC"/>
    <w:rsid w:val="00FA1E7F"/>
    <w:rsid w:val="00FA2D02"/>
    <w:rsid w:val="00FA4D0F"/>
    <w:rsid w:val="00FA68DC"/>
    <w:rsid w:val="00FA7965"/>
    <w:rsid w:val="00FB1155"/>
    <w:rsid w:val="00FB3B21"/>
    <w:rsid w:val="00FC4A99"/>
    <w:rsid w:val="00FC5334"/>
    <w:rsid w:val="00FC5379"/>
    <w:rsid w:val="00FC53B0"/>
    <w:rsid w:val="00FC5574"/>
    <w:rsid w:val="00FC6EA1"/>
    <w:rsid w:val="00FD44FC"/>
    <w:rsid w:val="00FD5695"/>
    <w:rsid w:val="00FD6D71"/>
    <w:rsid w:val="00FD7030"/>
    <w:rsid w:val="00FD7B44"/>
    <w:rsid w:val="00FE0E6E"/>
    <w:rsid w:val="00FE3160"/>
    <w:rsid w:val="00FE5536"/>
    <w:rsid w:val="00FE76EC"/>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6AF9328"/>
  <w15:docId w15:val="{E2BAEBAB-C634-4EAA-A062-034D8B623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D6B46"/>
    <w:rPr>
      <w:sz w:val="24"/>
      <w:szCs w:val="24"/>
      <w:lang w:val="en-US" w:eastAsia="en-US"/>
    </w:rPr>
  </w:style>
  <w:style w:type="paragraph" w:styleId="1">
    <w:name w:val="heading 1"/>
    <w:basedOn w:val="a"/>
    <w:next w:val="a"/>
    <w:qFormat/>
    <w:rsid w:val="00BE0B38"/>
    <w:pPr>
      <w:keepNext/>
      <w:numPr>
        <w:numId w:val="1"/>
      </w:numPr>
      <w:spacing w:before="240" w:after="80"/>
      <w:jc w:val="center"/>
      <w:outlineLvl w:val="0"/>
    </w:pPr>
    <w:rPr>
      <w:smallCaps/>
      <w:kern w:val="28"/>
      <w:sz w:val="20"/>
      <w:szCs w:val="20"/>
      <w:lang w:val="x-none" w:eastAsia="x-none"/>
    </w:rPr>
  </w:style>
  <w:style w:type="paragraph" w:styleId="2">
    <w:name w:val="heading 2"/>
    <w:basedOn w:val="a"/>
    <w:next w:val="a"/>
    <w:qFormat/>
    <w:rsid w:val="00BE0B38"/>
    <w:pPr>
      <w:keepNext/>
      <w:numPr>
        <w:ilvl w:val="1"/>
        <w:numId w:val="1"/>
      </w:numPr>
      <w:spacing w:before="120" w:after="60"/>
      <w:outlineLvl w:val="1"/>
    </w:pPr>
    <w:rPr>
      <w:i/>
      <w:iCs/>
      <w:sz w:val="20"/>
      <w:szCs w:val="20"/>
      <w:lang w:val="x-none" w:eastAsia="x-none"/>
    </w:rPr>
  </w:style>
  <w:style w:type="paragraph" w:styleId="3">
    <w:name w:val="heading 3"/>
    <w:basedOn w:val="a"/>
    <w:next w:val="a"/>
    <w:qFormat/>
    <w:rsid w:val="00BE0B38"/>
    <w:pPr>
      <w:keepNext/>
      <w:numPr>
        <w:ilvl w:val="2"/>
        <w:numId w:val="1"/>
      </w:numPr>
      <w:outlineLvl w:val="2"/>
    </w:pPr>
    <w:rPr>
      <w:i/>
      <w:iCs/>
      <w:sz w:val="20"/>
      <w:szCs w:val="20"/>
    </w:rPr>
  </w:style>
  <w:style w:type="paragraph" w:styleId="4">
    <w:name w:val="heading 4"/>
    <w:basedOn w:val="a"/>
    <w:next w:val="a"/>
    <w:qFormat/>
    <w:rsid w:val="00BE0B38"/>
    <w:pPr>
      <w:keepNext/>
      <w:numPr>
        <w:ilvl w:val="3"/>
        <w:numId w:val="1"/>
      </w:numPr>
      <w:spacing w:before="240" w:after="60"/>
      <w:outlineLvl w:val="3"/>
    </w:pPr>
    <w:rPr>
      <w:i/>
      <w:iCs/>
      <w:sz w:val="18"/>
      <w:szCs w:val="18"/>
    </w:rPr>
  </w:style>
  <w:style w:type="paragraph" w:styleId="5">
    <w:name w:val="heading 5"/>
    <w:basedOn w:val="a"/>
    <w:next w:val="a"/>
    <w:qFormat/>
    <w:rsid w:val="00BE0B38"/>
    <w:pPr>
      <w:numPr>
        <w:ilvl w:val="4"/>
        <w:numId w:val="1"/>
      </w:numPr>
      <w:spacing w:before="240" w:after="60"/>
      <w:outlineLvl w:val="4"/>
    </w:pPr>
    <w:rPr>
      <w:sz w:val="18"/>
      <w:szCs w:val="18"/>
    </w:rPr>
  </w:style>
  <w:style w:type="paragraph" w:styleId="6">
    <w:name w:val="heading 6"/>
    <w:basedOn w:val="a"/>
    <w:next w:val="a"/>
    <w:qFormat/>
    <w:rsid w:val="00BE0B38"/>
    <w:pPr>
      <w:numPr>
        <w:ilvl w:val="5"/>
        <w:numId w:val="1"/>
      </w:numPr>
      <w:spacing w:before="240" w:after="60"/>
      <w:outlineLvl w:val="5"/>
    </w:pPr>
    <w:rPr>
      <w:i/>
      <w:iCs/>
      <w:sz w:val="16"/>
      <w:szCs w:val="16"/>
    </w:rPr>
  </w:style>
  <w:style w:type="paragraph" w:styleId="7">
    <w:name w:val="heading 7"/>
    <w:basedOn w:val="a"/>
    <w:next w:val="a"/>
    <w:qFormat/>
    <w:rsid w:val="00BE0B38"/>
    <w:pPr>
      <w:numPr>
        <w:ilvl w:val="6"/>
        <w:numId w:val="1"/>
      </w:numPr>
      <w:spacing w:before="240" w:after="60"/>
      <w:outlineLvl w:val="6"/>
    </w:pPr>
    <w:rPr>
      <w:sz w:val="16"/>
      <w:szCs w:val="16"/>
    </w:rPr>
  </w:style>
  <w:style w:type="paragraph" w:styleId="8">
    <w:name w:val="heading 8"/>
    <w:basedOn w:val="a"/>
    <w:next w:val="a"/>
    <w:qFormat/>
    <w:rsid w:val="00BE0B38"/>
    <w:pPr>
      <w:numPr>
        <w:ilvl w:val="7"/>
        <w:numId w:val="1"/>
      </w:numPr>
      <w:spacing w:before="240" w:after="60"/>
      <w:outlineLvl w:val="7"/>
    </w:pPr>
    <w:rPr>
      <w:i/>
      <w:iCs/>
      <w:sz w:val="16"/>
      <w:szCs w:val="16"/>
    </w:rPr>
  </w:style>
  <w:style w:type="paragraph" w:styleId="9">
    <w:name w:val="heading 9"/>
    <w:basedOn w:val="a"/>
    <w:next w:val="a"/>
    <w:qFormat/>
    <w:rsid w:val="00BE0B38"/>
    <w:pPr>
      <w:numPr>
        <w:ilvl w:val="8"/>
        <w:numId w:val="1"/>
      </w:numPr>
      <w:spacing w:before="240" w:after="60"/>
      <w:outlineLvl w:val="8"/>
    </w:pPr>
    <w:rPr>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EA5D2D"/>
    <w:rPr>
      <w:color w:val="0000FF"/>
      <w:u w:val="single"/>
    </w:rPr>
  </w:style>
  <w:style w:type="paragraph" w:customStyle="1" w:styleId="DOP">
    <w:name w:val="DOP"/>
    <w:basedOn w:val="a"/>
    <w:rsid w:val="00015E73"/>
    <w:pPr>
      <w:spacing w:after="120"/>
    </w:pPr>
    <w:rPr>
      <w:rFonts w:ascii="Helvetica" w:hAnsi="Helvetica"/>
      <w:sz w:val="14"/>
      <w:szCs w:val="14"/>
    </w:rPr>
  </w:style>
  <w:style w:type="paragraph" w:customStyle="1" w:styleId="DOI">
    <w:name w:val="DOI"/>
    <w:basedOn w:val="a"/>
    <w:rsid w:val="00EC3F6B"/>
    <w:rPr>
      <w:i/>
      <w:sz w:val="12"/>
      <w:szCs w:val="12"/>
    </w:rPr>
  </w:style>
  <w:style w:type="paragraph" w:customStyle="1" w:styleId="Abstract">
    <w:name w:val="Abstract"/>
    <w:basedOn w:val="a"/>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a"/>
    <w:rsid w:val="003B3FFE"/>
    <w:pPr>
      <w:autoSpaceDE w:val="0"/>
      <w:autoSpaceDN w:val="0"/>
      <w:adjustRightInd w:val="0"/>
      <w:spacing w:after="520"/>
      <w:ind w:right="1380"/>
    </w:pPr>
    <w:rPr>
      <w:rFonts w:cs="TimesLTStd-Roman"/>
      <w:sz w:val="20"/>
      <w:szCs w:val="20"/>
    </w:rPr>
  </w:style>
  <w:style w:type="paragraph" w:customStyle="1" w:styleId="PARA">
    <w:name w:val="PARA"/>
    <w:basedOn w:val="a"/>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a"/>
    <w:rsid w:val="00084BD2"/>
    <w:pPr>
      <w:spacing w:after="100"/>
      <w:ind w:right="1380"/>
    </w:pPr>
    <w:rPr>
      <w:rFonts w:ascii="Helvetica" w:hAnsi="Helvetica"/>
      <w:b/>
      <w:sz w:val="20"/>
      <w:szCs w:val="20"/>
    </w:rPr>
  </w:style>
  <w:style w:type="paragraph" w:customStyle="1" w:styleId="Aff">
    <w:name w:val="Aff"/>
    <w:basedOn w:val="a"/>
    <w:rsid w:val="003B3FFE"/>
    <w:pPr>
      <w:spacing w:after="40" w:line="140" w:lineRule="exact"/>
      <w:ind w:right="1380"/>
    </w:pPr>
    <w:rPr>
      <w:sz w:val="14"/>
    </w:rPr>
  </w:style>
  <w:style w:type="paragraph" w:customStyle="1" w:styleId="CA">
    <w:name w:val="CA"/>
    <w:basedOn w:val="a"/>
    <w:rsid w:val="00EC3F6B"/>
    <w:pPr>
      <w:spacing w:before="100" w:after="100"/>
      <w:ind w:right="1380"/>
    </w:pPr>
    <w:rPr>
      <w:sz w:val="15"/>
    </w:rPr>
  </w:style>
  <w:style w:type="paragraph" w:customStyle="1" w:styleId="PI">
    <w:name w:val="PI"/>
    <w:basedOn w:val="a"/>
    <w:rsid w:val="00084BD2"/>
    <w:pPr>
      <w:spacing w:after="540" w:line="180" w:lineRule="exact"/>
      <w:ind w:right="1600" w:firstLine="180"/>
    </w:pPr>
    <w:rPr>
      <w:sz w:val="15"/>
    </w:rPr>
  </w:style>
  <w:style w:type="paragraph" w:customStyle="1" w:styleId="PaperTitle">
    <w:name w:val="Paper Title"/>
    <w:basedOn w:val="a"/>
    <w:rsid w:val="00105925"/>
    <w:pPr>
      <w:spacing w:before="480" w:after="300"/>
    </w:pPr>
    <w:rPr>
      <w:rFonts w:ascii="Helvetica" w:hAnsi="Helvetica"/>
      <w:b/>
      <w:color w:val="00629B"/>
      <w:sz w:val="44"/>
      <w:szCs w:val="44"/>
    </w:rPr>
  </w:style>
  <w:style w:type="paragraph" w:customStyle="1" w:styleId="H1">
    <w:name w:val="H1"/>
    <w:basedOn w:val="a"/>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a"/>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a"/>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a"/>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a"/>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a"/>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a"/>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a"/>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a4">
    <w:name w:val="header"/>
    <w:basedOn w:val="a"/>
    <w:rsid w:val="00E721A9"/>
    <w:pPr>
      <w:tabs>
        <w:tab w:val="center" w:pos="4320"/>
        <w:tab w:val="right" w:pos="8640"/>
      </w:tabs>
    </w:pPr>
  </w:style>
  <w:style w:type="paragraph" w:styleId="a5">
    <w:name w:val="footer"/>
    <w:basedOn w:val="a"/>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a"/>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a6">
    <w:name w:val="footnote text"/>
    <w:basedOn w:val="a"/>
    <w:link w:val="a7"/>
    <w:semiHidden/>
    <w:rsid w:val="00856CFF"/>
    <w:pPr>
      <w:ind w:firstLine="202"/>
      <w:jc w:val="both"/>
    </w:pPr>
    <w:rPr>
      <w:sz w:val="16"/>
      <w:szCs w:val="16"/>
      <w:lang w:val="x-none" w:eastAsia="x-none"/>
    </w:rPr>
  </w:style>
  <w:style w:type="paragraph" w:customStyle="1" w:styleId="TableTitle">
    <w:name w:val="Table Title"/>
    <w:basedOn w:val="a"/>
    <w:rsid w:val="00856CFF"/>
    <w:pPr>
      <w:jc w:val="center"/>
    </w:pPr>
    <w:rPr>
      <w:smallCaps/>
      <w:sz w:val="16"/>
      <w:szCs w:val="16"/>
    </w:rPr>
  </w:style>
  <w:style w:type="character" w:customStyle="1" w:styleId="a7">
    <w:name w:val="脚注文字列 (文字)"/>
    <w:link w:val="a6"/>
    <w:semiHidden/>
    <w:rsid w:val="00856CFF"/>
    <w:rPr>
      <w:sz w:val="16"/>
      <w:szCs w:val="16"/>
      <w:lang w:val="x-none"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a"/>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a8">
    <w:name w:val="footnote reference"/>
    <w:semiHidden/>
    <w:rsid w:val="001C597C"/>
    <w:rPr>
      <w:vertAlign w:val="superscript"/>
    </w:rPr>
  </w:style>
  <w:style w:type="paragraph" w:customStyle="1" w:styleId="References">
    <w:name w:val="References"/>
    <w:basedOn w:val="a"/>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a"/>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a"/>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40"/>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a9">
    <w:name w:val="Balloon Text"/>
    <w:basedOn w:val="a"/>
    <w:link w:val="aa"/>
    <w:rsid w:val="00B43D5E"/>
    <w:rPr>
      <w:rFonts w:ascii="Tahoma" w:hAnsi="Tahoma" w:cs="Tahoma"/>
      <w:sz w:val="16"/>
      <w:szCs w:val="16"/>
    </w:rPr>
  </w:style>
  <w:style w:type="character" w:customStyle="1" w:styleId="aa">
    <w:name w:val="吹き出し (文字)"/>
    <w:basedOn w:val="a0"/>
    <w:link w:val="a9"/>
    <w:rsid w:val="00B43D5E"/>
    <w:rPr>
      <w:rFonts w:ascii="Tahoma" w:hAnsi="Tahoma" w:cs="Tahoma"/>
      <w:sz w:val="16"/>
      <w:szCs w:val="16"/>
      <w:lang w:val="en-US" w:eastAsia="en-US"/>
    </w:rPr>
  </w:style>
  <w:style w:type="character" w:styleId="ab">
    <w:name w:val="annotation reference"/>
    <w:basedOn w:val="a0"/>
    <w:semiHidden/>
    <w:unhideWhenUsed/>
    <w:rsid w:val="006621CC"/>
    <w:rPr>
      <w:sz w:val="16"/>
      <w:szCs w:val="16"/>
    </w:rPr>
  </w:style>
  <w:style w:type="paragraph" w:styleId="ac">
    <w:name w:val="annotation text"/>
    <w:basedOn w:val="a"/>
    <w:link w:val="ad"/>
    <w:unhideWhenUsed/>
    <w:rsid w:val="006621CC"/>
    <w:rPr>
      <w:sz w:val="20"/>
      <w:szCs w:val="20"/>
    </w:rPr>
  </w:style>
  <w:style w:type="character" w:customStyle="1" w:styleId="ad">
    <w:name w:val="コメント文字列 (文字)"/>
    <w:basedOn w:val="a0"/>
    <w:link w:val="ac"/>
    <w:rsid w:val="006621CC"/>
    <w:rPr>
      <w:lang w:val="en-US" w:eastAsia="en-US"/>
    </w:rPr>
  </w:style>
  <w:style w:type="paragraph" w:styleId="ae">
    <w:name w:val="annotation subject"/>
    <w:basedOn w:val="ac"/>
    <w:next w:val="ac"/>
    <w:link w:val="af"/>
    <w:semiHidden/>
    <w:unhideWhenUsed/>
    <w:rsid w:val="006621CC"/>
    <w:rPr>
      <w:b/>
      <w:bCs/>
    </w:rPr>
  </w:style>
  <w:style w:type="character" w:customStyle="1" w:styleId="af">
    <w:name w:val="コメント内容 (文字)"/>
    <w:basedOn w:val="ad"/>
    <w:link w:val="ae"/>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a"/>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af0">
    <w:name w:val="Emphasis"/>
    <w:basedOn w:val="a0"/>
    <w:uiPriority w:val="20"/>
    <w:qFormat/>
    <w:rsid w:val="00505C65"/>
    <w:rPr>
      <w:i/>
      <w:iCs/>
    </w:rPr>
  </w:style>
  <w:style w:type="paragraph" w:styleId="af1">
    <w:name w:val="List Paragraph"/>
    <w:basedOn w:val="a"/>
    <w:uiPriority w:val="34"/>
    <w:qFormat/>
    <w:rsid w:val="00BE58BA"/>
    <w:pPr>
      <w:ind w:leftChars="400" w:left="840"/>
    </w:pPr>
  </w:style>
  <w:style w:type="paragraph" w:styleId="af2">
    <w:name w:val="Revision"/>
    <w:hidden/>
    <w:uiPriority w:val="99"/>
    <w:semiHidden/>
    <w:rsid w:val="00B03FFB"/>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14878</Words>
  <Characters>84805</Characters>
  <Application>Microsoft Office Word</Application>
  <DocSecurity>0</DocSecurity>
  <Lines>706</Lines>
  <Paragraphs>198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Date of publication xxxx 00, 0000, date of current version xxxx 00, 0000</vt:lpstr>
      <vt:lpstr>Date of publication xxxx 00, 0000, date of current version xxxx 00, 0000</vt:lpstr>
    </vt:vector>
  </TitlesOfParts>
  <Company>Hewlett-Packard Company</Company>
  <LinksUpToDate>false</LinksUpToDate>
  <CharactersWithSpaces>99485</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creator>lds2</dc:creator>
  <cp:lastModifiedBy>Eisuke Tokiwa</cp:lastModifiedBy>
  <cp:revision>2</cp:revision>
  <cp:lastPrinted>2022-11-11T11:49:00Z</cp:lastPrinted>
  <dcterms:created xsi:type="dcterms:W3CDTF">2025-12-15T08:48:00Z</dcterms:created>
  <dcterms:modified xsi:type="dcterms:W3CDTF">2025-12-15T08:48:00Z</dcterms:modified>
</cp:coreProperties>
</file>